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13439268" w14:textId="18B97193" w:rsidR="00662AB2"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w:t>
      </w:r>
      <w:r w:rsidR="00662AB2">
        <w:t>on an ad hoc basis</w:t>
      </w:r>
      <w:r w:rsidR="004A463F">
        <w:t xml:space="preserve">, and completed as quickly as possible, with as much communication as possible. </w:t>
      </w:r>
      <w:r>
        <w:t>I spent a lot of my time at the start of my placement shadowing Luis Castromil, another DevOps engineer, who moved on to giving me tickets to try myself.</w:t>
      </w:r>
    </w:p>
    <w:p w14:paraId="41D446E4" w14:textId="5861DA26" w:rsidR="00662AB2" w:rsidRDefault="009903DA" w:rsidP="00511080">
      <w:r>
        <w:t>We work along</w:t>
      </w:r>
      <w:r w:rsidR="00D725C9">
        <w:t xml:space="preserve">side various other teams with different organisational </w:t>
      </w:r>
      <w:r w:rsidR="0052448B">
        <w:t>cultures</w:t>
      </w:r>
      <w:r w:rsidR="00D725C9">
        <w:t xml:space="preserve">. </w:t>
      </w:r>
      <w:r w:rsidR="001B10E4">
        <w:t>O</w:t>
      </w:r>
      <w:r w:rsidR="0052477F">
        <w:t>ur team of DevOps engineers runs very much on an ad hoc basis, picking up work as and when it needs to be done</w:t>
      </w:r>
      <w:r w:rsidR="001B10E4">
        <w:t>. This works well for us and enables us to be flexible and efficient in assigning work every morning and letting team members support projects to completion.</w:t>
      </w:r>
      <w:r w:rsidR="0052477F">
        <w:t xml:space="preserve"> </w:t>
      </w:r>
      <w:r w:rsidR="001B10E4">
        <w:t>Because of the ad hoc allocation of tickets, o</w:t>
      </w:r>
      <w:r w:rsidR="0052477F">
        <w:t xml:space="preserve">ur backlog of tickets and technical debt is often managed </w:t>
      </w:r>
      <w:r w:rsidR="001B10E4">
        <w:t>inefficiently and</w:t>
      </w:r>
      <w:r w:rsidR="0052477F">
        <w:t xml:space="preserve"> needs to be addressed in occasional calls where we divvy up some backlog tasks. </w:t>
      </w:r>
      <w:r w:rsidR="00D90C59">
        <w:t>One of the teams we work with is the product team, who track tickets and changes closely using tools like Jira and Confluence, and work in sprints.</w:t>
      </w:r>
      <w:r w:rsidR="00914DA6">
        <w:t xml:space="preserve"> They use a regimented Scrum framework, utilising </w:t>
      </w:r>
      <w:proofErr w:type="gramStart"/>
      <w:r w:rsidR="00914DA6">
        <w:t>particular ceremonies</w:t>
      </w:r>
      <w:proofErr w:type="gramEnd"/>
      <w:r w:rsidR="00914DA6">
        <w:t xml:space="preserve"> to keep on top of their work.</w:t>
      </w:r>
      <w:r w:rsidR="00D90C59">
        <w:t xml:space="preserve"> As a team they work efficiently with this level of governance, though because they work in sprints, if we need to change something we </w:t>
      </w:r>
      <w:r w:rsidR="001B10E4">
        <w:t>must</w:t>
      </w:r>
      <w:r w:rsidR="00D90C59">
        <w:t xml:space="preserve"> </w:t>
      </w:r>
      <w:r w:rsidR="001B10E4">
        <w:t xml:space="preserve">wait for their next scheduled sprint, meaning some of our tasks can be delayed. </w:t>
      </w:r>
      <w:r w:rsidR="00914DA6">
        <w:t>Although these two methods of working – one more ad hoc and one more regimented – are both efficient for the teams in question, they can sometimes clash when we need something from each other.</w:t>
      </w:r>
      <w:r w:rsidR="001B10E4">
        <w:br/>
      </w:r>
      <w:hyperlink w:anchor="K9" w:history="1">
        <w:r w:rsidR="001B10E4" w:rsidRPr="001B10E4">
          <w:rPr>
            <w:rStyle w:val="Hyperlink"/>
          </w:rPr>
          <w:t>K9</w:t>
        </w:r>
      </w:hyperlink>
      <w:r w:rsidR="00914DA6" w:rsidDel="00914DA6">
        <w:t xml:space="preserve"> </w:t>
      </w:r>
    </w:p>
    <w:p w14:paraId="6FEE82BA" w14:textId="728A80E7" w:rsidR="00511080" w:rsidRDefault="00511080" w:rsidP="00511080">
      <w:pPr>
        <w:pStyle w:val="Heading5"/>
      </w:pPr>
      <w:bookmarkStart w:id="2" w:name="_My_Role"/>
      <w:bookmarkEnd w:id="2"/>
      <w:r>
        <w:t>My Role</w:t>
      </w:r>
    </w:p>
    <w:p w14:paraId="46800ADD" w14:textId="436E265F" w:rsidR="00511080" w:rsidRDefault="00511080" w:rsidP="00511080">
      <w:r w:rsidRPr="00511080">
        <w:t>My role is that of Apprentice DevOps Engineer</w:t>
      </w:r>
      <w:r w:rsidR="00A14815">
        <w:t xml:space="preserve"> in the Digital Shared Channels Experience (DSCE) at DWP. </w:t>
      </w:r>
      <w:r w:rsidR="00D90C59">
        <w:t>I often work with</w:t>
      </w:r>
      <w:r w:rsidR="00A14815">
        <w:t xml:space="preserve">in the Notifications team,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lastRenderedPageBreak/>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lastRenderedPageBreak/>
        <w:t>This ticket was assigned to me as a way of getting me used to an agile workflow and working alongside developers to roll out some changes</w:t>
      </w:r>
      <w:commentRangeEnd w:id="6"/>
      <w:r w:rsidR="00F32E5E">
        <w:rPr>
          <w:rStyle w:val="CommentReference"/>
        </w:rPr>
        <w:commentReference w:id="6"/>
      </w:r>
      <w:r>
        <w:t>.</w:t>
      </w:r>
      <w:commentRangeStart w:id="7"/>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7"/>
      <w:r w:rsidR="006707D6">
        <w:rPr>
          <w:rStyle w:val="CommentReference"/>
        </w:rPr>
        <w:commentReference w:id="7"/>
      </w:r>
    </w:p>
    <w:p w14:paraId="7D3F4343" w14:textId="19474EEB" w:rsidR="002103B0" w:rsidRPr="002103B0" w:rsidRDefault="00E56875" w:rsidP="00E56875">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w:t>
      </w:r>
      <w:r w:rsidR="00000000">
        <w:rPr>
          <w:noProof/>
        </w:rPr>
        <w:fldChar w:fldCharType="end"/>
      </w:r>
      <w:r>
        <w:t xml:space="preserve"> - Screenshot of ticket with full technical details of resources needed</w:t>
      </w:r>
    </w:p>
    <w:p w14:paraId="4368AABF" w14:textId="0AFD0975" w:rsidR="002103B0" w:rsidRDefault="002103B0" w:rsidP="002103B0">
      <w:pPr>
        <w:pStyle w:val="Heading5"/>
      </w:pPr>
      <w:bookmarkStart w:id="8" w:name="_Ticket_Details"/>
      <w:bookmarkEnd w:id="8"/>
      <w:r>
        <w:t xml:space="preserve">Ticket </w:t>
      </w:r>
      <w:r w:rsidR="00F742A0">
        <w:t>process</w:t>
      </w:r>
    </w:p>
    <w:p w14:paraId="66832266" w14:textId="73DC8833"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Skill_1" w:history="1">
        <w:r w:rsidR="007D6766" w:rsidRPr="00D87564">
          <w:rPr>
            <w:rStyle w:val="Hyperlink"/>
          </w:rPr>
          <w:t>S8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 xml:space="preserve">I pushed up a few very simple versions of what I </w:t>
      </w:r>
      <w:r w:rsidR="006526F3">
        <w:lastRenderedPageBreak/>
        <w:t>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1ABDB7A3" w:rsidR="005E7EC2" w:rsidRDefault="009B6460" w:rsidP="009B6460">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2</w:t>
      </w:r>
      <w:r w:rsidR="00000000">
        <w:rPr>
          <w:noProof/>
        </w:rPr>
        <w:fldChar w:fldCharType="end"/>
      </w:r>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6E72A927" w:rsidR="00B94397" w:rsidRDefault="009B6460" w:rsidP="009B6460">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3</w:t>
      </w:r>
      <w:r w:rsidR="00000000">
        <w:rPr>
          <w:noProof/>
        </w:rPr>
        <w:fldChar w:fldCharType="end"/>
      </w:r>
      <w:r>
        <w:t xml:space="preserve"> - After workshopping, part of the pipeline file</w:t>
      </w:r>
    </w:p>
    <w:p w14:paraId="49CF43FF" w14:textId="11854BE6" w:rsidR="005E7EC2" w:rsidRDefault="00ED131F" w:rsidP="00F742A0">
      <w:pPr>
        <w:rPr>
          <w:rStyle w:val="Hyperlink"/>
        </w:rPr>
      </w:pPr>
      <w:r>
        <w:t>We did some productive pair programming, building up a pipeline that would pass correctly</w:t>
      </w:r>
      <w:r w:rsidR="00914DA6">
        <w:t xml:space="preserve">. Initially Luis used a Tour Guide style of pair programming, explaining the fundamentals of the pipeline, and what each component did. Then we used a Driver/Navigator style, switching between me sharing my screen and taking directions from him, and me making suggestions while he screenshared. I asked if Ping Pong style pairing might be suitable for this, but as we weren’t formally writing tests, we stuck to switching between who was driving and who was navigating in a style </w:t>
      </w:r>
      <w:proofErr w:type="gramStart"/>
      <w:r w:rsidR="00914DA6">
        <w:t>similar to</w:t>
      </w:r>
      <w:proofErr w:type="gramEnd"/>
      <w:r w:rsidR="00914DA6">
        <w:t xml:space="preserve"> Ping Pong, but without the formality of TDD</w:t>
      </w:r>
      <w:r>
        <w:t>.</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hyperlink w:anchor="Skill_1" w:history="1">
        <w:commentRangeStart w:id="9"/>
        <w:r w:rsidRPr="00652486">
          <w:rPr>
            <w:rStyle w:val="Hyperlink"/>
          </w:rPr>
          <w:t>S13</w:t>
        </w:r>
        <w:commentRangeEnd w:id="9"/>
      </w:hyperlink>
      <w:r w:rsidR="008A3B06" w:rsidRPr="00652486">
        <w:t xml:space="preserve">, </w:t>
      </w:r>
      <w:hyperlink w:anchor="Knowledge_1" w:history="1">
        <w:r w:rsidR="008A3B06" w:rsidRPr="00652486">
          <w:rPr>
            <w:rStyle w:val="Hyperlink"/>
          </w:rPr>
          <w:t>K20</w:t>
        </w:r>
      </w:hyperlink>
    </w:p>
    <w:p w14:paraId="402615D8" w14:textId="77777777" w:rsidR="009B6460" w:rsidRDefault="0055069B" w:rsidP="009B6460">
      <w:pPr>
        <w:keepNext/>
      </w:pPr>
      <w:r>
        <w:rPr>
          <w:rStyle w:val="CommentReference"/>
        </w:rPr>
        <w:lastRenderedPageBreak/>
        <w:commentReference w:id="9"/>
      </w:r>
      <w:commentRangeStart w:id="10"/>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10"/>
      <w:r w:rsidR="006707D6">
        <w:rPr>
          <w:rStyle w:val="CommentReference"/>
        </w:rPr>
        <w:commentReference w:id="10"/>
      </w:r>
    </w:p>
    <w:p w14:paraId="76FC76CC" w14:textId="3BAED932" w:rsidR="006526F3" w:rsidRPr="00E10BA5" w:rsidRDefault="009B6460" w:rsidP="009B6460">
      <w:pPr>
        <w:pStyle w:val="Caption"/>
        <w:rPr>
          <w:rStyle w:val="Hyperlink"/>
          <w:i/>
          <w:iCs/>
          <w:color w:val="794908" w:themeColor="accent1" w:themeShade="7F"/>
          <w:u w:val="none"/>
        </w:rPr>
      </w:pPr>
      <w:r>
        <w:t xml:space="preserve">Figure </w:t>
      </w:r>
      <w:r w:rsidR="00000000">
        <w:fldChar w:fldCharType="begin"/>
      </w:r>
      <w:r w:rsidR="00000000">
        <w:instrText xml:space="preserve"> SEQ Figure \* ARABIC </w:instrText>
      </w:r>
      <w:r w:rsidR="00000000">
        <w:fldChar w:fldCharType="separate"/>
      </w:r>
      <w:r w:rsidR="00BF659C">
        <w:rPr>
          <w:noProof/>
        </w:rPr>
        <w:t>4</w:t>
      </w:r>
      <w:r w:rsidR="00000000">
        <w:rPr>
          <w:noProof/>
        </w:rPr>
        <w:fldChar w:fldCharType="end"/>
      </w:r>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6A98394B"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11"/>
      <w:r w:rsidR="009359C2">
        <w:fldChar w:fldCharType="begin"/>
      </w:r>
      <w:r w:rsidR="00D87564">
        <w:instrText>HYPERLINK  \l "Behaviour_1"</w:instrText>
      </w:r>
      <w:r w:rsidR="009359C2">
        <w:fldChar w:fldCharType="separate"/>
      </w:r>
      <w:r w:rsidR="007D6766" w:rsidRPr="007D6766">
        <w:rPr>
          <w:rStyle w:val="Hyperlink"/>
        </w:rPr>
        <w:t>B1</w:t>
      </w:r>
      <w:r w:rsidR="009359C2">
        <w:rPr>
          <w:rStyle w:val="Hyperlink"/>
        </w:rPr>
        <w:fldChar w:fldCharType="end"/>
      </w:r>
      <w:commentRangeEnd w:id="11"/>
      <w:r w:rsidR="008703FA">
        <w:rPr>
          <w:rStyle w:val="CommentReference"/>
        </w:rPr>
        <w:commentReference w:id="11"/>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79E28C44" w:rsidR="00E10BA5" w:rsidRDefault="00E10BA5" w:rsidP="00E10BA5">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5</w:t>
      </w:r>
      <w:r w:rsidR="00000000">
        <w:rPr>
          <w:noProof/>
        </w:rPr>
        <w:fldChar w:fldCharType="end"/>
      </w:r>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2B22D8CB" w:rsidR="004A7EBE" w:rsidRPr="00804F8C" w:rsidRDefault="00E10BA5" w:rsidP="00804F8C">
      <w:pPr>
        <w:pStyle w:val="Caption"/>
        <w:rPr>
          <w:rStyle w:val="Hyperlink"/>
          <w:color w:val="B76E0B" w:themeColor="accent1" w:themeShade="BF"/>
          <w:u w:val="none"/>
        </w:rPr>
      </w:pPr>
      <w:r>
        <w:t xml:space="preserve">Figure </w:t>
      </w:r>
      <w:r w:rsidR="00000000">
        <w:fldChar w:fldCharType="begin"/>
      </w:r>
      <w:r w:rsidR="00000000">
        <w:instrText xml:space="preserve"> SEQ Figure \* ARABIC </w:instrText>
      </w:r>
      <w:r w:rsidR="00000000">
        <w:fldChar w:fldCharType="separate"/>
      </w:r>
      <w:r w:rsidR="00BF659C">
        <w:rPr>
          <w:noProof/>
        </w:rPr>
        <w:t>6</w:t>
      </w:r>
      <w:r w:rsidR="00000000">
        <w:rPr>
          <w:noProof/>
        </w:rPr>
        <w:fldChar w:fldCharType="end"/>
      </w:r>
      <w:r>
        <w:t xml:space="preserve"> - Code Review comment highlighting DevOps Principle</w:t>
      </w:r>
    </w:p>
    <w:p w14:paraId="08B45894" w14:textId="77777777" w:rsidR="00E10BA5" w:rsidRPr="00F742A0" w:rsidRDefault="00E10BA5" w:rsidP="00F742A0">
      <w:pPr>
        <w:rPr>
          <w:rStyle w:val="SubtleEmphasis"/>
        </w:rPr>
      </w:pPr>
    </w:p>
    <w:p w14:paraId="06DBC8E4" w14:textId="5BA86BA2"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w:t>
      </w:r>
      <w:r w:rsidR="00AD6BB3">
        <w:lastRenderedPageBreak/>
        <w:t xml:space="preserve">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2"/>
      <w:r w:rsidR="005E4E98">
        <w:t>ran this by one of the [Business Analysts/Architects] to make sure that was a suitable time</w:t>
      </w:r>
      <w:commentRangeEnd w:id="12"/>
      <w:r w:rsidR="00C7306B">
        <w:rPr>
          <w:rStyle w:val="CommentReference"/>
        </w:rPr>
        <w:commentReference w:id="12"/>
      </w:r>
      <w:r w:rsidR="005E4E98">
        <w:t xml:space="preserve">. </w:t>
      </w:r>
      <w:r w:rsidR="00045159">
        <w:br/>
      </w:r>
      <w:commentRangeStart w:id="13"/>
      <w:r w:rsidR="00045159">
        <w:fldChar w:fldCharType="begin"/>
      </w:r>
      <w:r w:rsidR="00D87564">
        <w:instrText>HYPERLINK  \l "Skill_1"</w:instrText>
      </w:r>
      <w:r w:rsidR="00045159">
        <w:fldChar w:fldCharType="separate"/>
      </w:r>
      <w:r w:rsidR="00045159" w:rsidRPr="00045159">
        <w:rPr>
          <w:rStyle w:val="Hyperlink"/>
        </w:rPr>
        <w:t>S8</w:t>
      </w:r>
      <w:r w:rsidR="00045159">
        <w:fldChar w:fldCharType="end"/>
      </w:r>
      <w:commentRangeEnd w:id="13"/>
      <w:r w:rsidR="006707D6">
        <w:rPr>
          <w:rStyle w:val="CommentReference"/>
        </w:rPr>
        <w:commentReference w:id="13"/>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4F516762" w:rsidR="006625F6" w:rsidRDefault="00E10BA5" w:rsidP="00FC16D6">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7</w:t>
      </w:r>
      <w:r w:rsidR="00000000">
        <w:rPr>
          <w:noProof/>
        </w:rPr>
        <w:fldChar w:fldCharType="end"/>
      </w:r>
      <w:r>
        <w:t xml:space="preserve"> - Cron Trigge</w:t>
      </w:r>
      <w:r w:rsidR="00FC16D6">
        <w:t>r</w:t>
      </w:r>
    </w:p>
    <w:p w14:paraId="4422B98B" w14:textId="77777777" w:rsidR="00045159" w:rsidRPr="00045159" w:rsidRDefault="00045159" w:rsidP="00045159"/>
    <w:p w14:paraId="71D4FE5B" w14:textId="45E626B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14"/>
      <w:r w:rsidR="00136500">
        <w:t xml:space="preserve">DWP put on </w:t>
      </w:r>
      <w:r w:rsidR="005D5699">
        <w:t xml:space="preserve">a blameless culture </w:t>
      </w:r>
      <w:commentRangeEnd w:id="14"/>
      <w:r w:rsidR="006707D6">
        <w:rPr>
          <w:rStyle w:val="CommentReference"/>
        </w:rPr>
        <w:commentReference w:id="14"/>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5"/>
      <w:r w:rsidR="00136EB5">
        <w:fldChar w:fldCharType="begin"/>
      </w:r>
      <w:r w:rsidR="00D87564">
        <w:instrText>HYPERLINK  \l "Knowledge_1"</w:instrText>
      </w:r>
      <w:r w:rsidR="00136EB5">
        <w:fldChar w:fldCharType="separate"/>
      </w:r>
      <w:r w:rsidR="00996BB1" w:rsidRPr="00996BB1">
        <w:rPr>
          <w:rStyle w:val="Hyperlink"/>
        </w:rPr>
        <w:t>K23</w:t>
      </w:r>
      <w:r w:rsidR="00136EB5">
        <w:rPr>
          <w:rStyle w:val="Hyperlink"/>
        </w:rPr>
        <w:fldChar w:fldCharType="end"/>
      </w:r>
      <w:commentRangeEnd w:id="15"/>
    </w:p>
    <w:p w14:paraId="431830A1" w14:textId="4F510260" w:rsidR="00E10BA5" w:rsidRPr="00E10BA5" w:rsidRDefault="006F509C" w:rsidP="00E10BA5">
      <w:pPr>
        <w:rPr>
          <w:i/>
          <w:iCs/>
          <w:color w:val="794908" w:themeColor="accent1" w:themeShade="7F"/>
        </w:rPr>
      </w:pPr>
      <w:r>
        <w:rPr>
          <w:rStyle w:val="CommentReference"/>
        </w:rPr>
        <w:lastRenderedPageBreak/>
        <w:commentReference w:id="15"/>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2A5F9AEA" w:rsidR="0082399C" w:rsidRPr="00FC16D6" w:rsidRDefault="00E10BA5" w:rsidP="00FC16D6">
      <w:pPr>
        <w:pStyle w:val="Caption"/>
        <w:rPr>
          <w:rStyle w:val="SubtleEmphasis"/>
          <w:i w:val="0"/>
          <w:iCs w:val="0"/>
          <w:color w:val="B76E0B" w:themeColor="accent1" w:themeShade="BF"/>
        </w:rPr>
      </w:pPr>
      <w:r>
        <w:t xml:space="preserve">Figure </w:t>
      </w:r>
      <w:r w:rsidR="00000000">
        <w:fldChar w:fldCharType="begin"/>
      </w:r>
      <w:r w:rsidR="00000000">
        <w:instrText xml:space="preserve"> SEQ Figure \* ARABIC </w:instrText>
      </w:r>
      <w:r w:rsidR="00000000">
        <w:fldChar w:fldCharType="separate"/>
      </w:r>
      <w:r w:rsidR="00BF659C">
        <w:rPr>
          <w:noProof/>
        </w:rPr>
        <w:t>8</w:t>
      </w:r>
      <w:r w:rsidR="00000000">
        <w:rPr>
          <w:noProof/>
        </w:rPr>
        <w:fldChar w:fldCharType="end"/>
      </w:r>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16"/>
      <w:r w:rsidR="009D14A0">
        <w:t>SharePoint</w:t>
      </w:r>
      <w:commentRangeStart w:id="17"/>
      <w:commentRangeEnd w:id="17"/>
      <w:r w:rsidR="003674B9">
        <w:rPr>
          <w:rStyle w:val="CommentReference"/>
        </w:rPr>
        <w:commentReference w:id="17"/>
      </w:r>
      <w:commentRangeEnd w:id="16"/>
      <w:r w:rsidR="006707D6">
        <w:rPr>
          <w:rStyle w:val="CommentReference"/>
        </w:rPr>
        <w:commentReference w:id="16"/>
      </w:r>
      <w:r w:rsidR="00C61727">
        <w:t xml:space="preserve">, download the data, and decrypt it using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8" w:name="_Knowledge"/>
      <w:bookmarkStart w:id="19" w:name="Knowledge_1"/>
      <w:bookmarkEnd w:id="18"/>
      <w:r>
        <w:t>Knowledge</w:t>
      </w:r>
    </w:p>
    <w:bookmarkEnd w:id="19"/>
    <w:p w14:paraId="68769181" w14:textId="495D4035" w:rsidR="008A3B06" w:rsidRDefault="008A3B06" w:rsidP="00996BB1">
      <w:pPr>
        <w:rPr>
          <w:rStyle w:val="SubtleEmphasis"/>
        </w:rPr>
      </w:pPr>
      <w:commentRangeStart w:id="20"/>
      <w:r w:rsidRPr="00652486">
        <w:rPr>
          <w:rStyle w:val="SubtleEmphasis"/>
        </w:rPr>
        <w:t>K20</w:t>
      </w:r>
      <w:r w:rsidRPr="00652486">
        <w:t xml:space="preserve"> - Pair/mob programming techniques and when to use each technique.</w:t>
      </w:r>
      <w:commentRangeEnd w:id="20"/>
      <w:r w:rsidR="00A824AE" w:rsidRPr="00652486">
        <w:rPr>
          <w:rStyle w:val="CommentReference"/>
        </w:rPr>
        <w:commentReference w:id="20"/>
      </w:r>
    </w:p>
    <w:p w14:paraId="501BA3D0" w14:textId="1C183A05"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21"/>
      <w:r>
        <w:t>culture</w:t>
      </w:r>
      <w:commentRangeEnd w:id="21"/>
      <w:r w:rsidR="00DC3A63">
        <w:rPr>
          <w:rStyle w:val="CommentReference"/>
        </w:rPr>
        <w:commentReference w:id="21"/>
      </w:r>
      <w:r>
        <w:t>.</w:t>
      </w:r>
      <w:r>
        <w:tab/>
      </w:r>
    </w:p>
    <w:p w14:paraId="40D88381" w14:textId="38FD8AC0" w:rsidR="002103B0" w:rsidRDefault="002103B0" w:rsidP="002103B0">
      <w:pPr>
        <w:pStyle w:val="Heading5"/>
      </w:pPr>
      <w:bookmarkStart w:id="22" w:name="_Skill"/>
      <w:bookmarkStart w:id="23" w:name="Skill_1"/>
      <w:bookmarkEnd w:id="22"/>
      <w:r>
        <w:t>Skill</w:t>
      </w:r>
    </w:p>
    <w:bookmarkEnd w:id="23"/>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24" w:name="_Behaviour"/>
      <w:bookmarkStart w:id="25" w:name="Behaviour_1"/>
      <w:bookmarkEnd w:id="24"/>
      <w:r>
        <w:t>Behaviour</w:t>
      </w:r>
    </w:p>
    <w:bookmarkEnd w:id="25"/>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26"/>
      <w:r>
        <w:t>2</w:t>
      </w:r>
      <w:commentRangeEnd w:id="26"/>
      <w:r w:rsidR="00DC3A63">
        <w:rPr>
          <w:rStyle w:val="CommentReference"/>
          <w:caps w:val="0"/>
          <w:color w:val="auto"/>
          <w:spacing w:val="0"/>
          <w:kern w:val="0"/>
        </w:rPr>
        <w:commentReference w:id="26"/>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01343C69"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27"/>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27"/>
      <w:r w:rsidR="006707D6">
        <w:t xml:space="preserve"> and 10)</w:t>
      </w:r>
      <w:r w:rsidR="006707D6">
        <w:rPr>
          <w:rStyle w:val="CommentReference"/>
        </w:rPr>
        <w:commentReference w:id="27"/>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Knowledge_2" w:history="1">
        <w:r w:rsidR="00996BB1" w:rsidRPr="00133027">
          <w:rPr>
            <w:rStyle w:val="Hyperlink"/>
          </w:rPr>
          <w:t>K19</w:t>
        </w:r>
      </w:hyperlink>
      <w:r w:rsidR="00133027">
        <w:t xml:space="preserve">, </w:t>
      </w:r>
      <w:commentRangeStart w:id="28"/>
      <w:r w:rsidR="009359C2">
        <w:fldChar w:fldCharType="begin"/>
      </w:r>
      <w:r w:rsidR="00612D9D">
        <w:instrText>HYPERLINK  \l "Skill_2"</w:instrText>
      </w:r>
      <w:r w:rsidR="009359C2">
        <w:fldChar w:fldCharType="separate"/>
      </w:r>
      <w:r w:rsidR="00133027" w:rsidRPr="00133027">
        <w:rPr>
          <w:rStyle w:val="Hyperlink"/>
        </w:rPr>
        <w:t>S21</w:t>
      </w:r>
      <w:r w:rsidR="009359C2">
        <w:rPr>
          <w:rStyle w:val="Hyperlink"/>
        </w:rPr>
        <w:fldChar w:fldCharType="end"/>
      </w:r>
      <w:commentRangeEnd w:id="28"/>
      <w:r w:rsidR="0047354A">
        <w:rPr>
          <w:rStyle w:val="CommentReference"/>
        </w:rPr>
        <w:commentReference w:id="28"/>
      </w:r>
    </w:p>
    <w:p w14:paraId="0A8A7756" w14:textId="77777777" w:rsidR="006707D6" w:rsidRDefault="006707D6" w:rsidP="006707D6">
      <w:pPr>
        <w:keepNext/>
      </w:pPr>
      <w:commentRangeStart w:id="29"/>
      <w:r w:rsidRPr="006707D6">
        <w:rPr>
          <w:i/>
          <w:iCs/>
          <w:noProof/>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1"/>
                    <a:stretch>
                      <a:fillRect/>
                    </a:stretch>
                  </pic:blipFill>
                  <pic:spPr>
                    <a:xfrm>
                      <a:off x="0" y="0"/>
                      <a:ext cx="3855801" cy="2891851"/>
                    </a:xfrm>
                    <a:prstGeom prst="rect">
                      <a:avLst/>
                    </a:prstGeom>
                  </pic:spPr>
                </pic:pic>
              </a:graphicData>
            </a:graphic>
          </wp:inline>
        </w:drawing>
      </w:r>
      <w:commentRangeEnd w:id="29"/>
      <w:r>
        <w:rPr>
          <w:rStyle w:val="CommentReference"/>
        </w:rPr>
        <w:commentReference w:id="29"/>
      </w:r>
    </w:p>
    <w:p w14:paraId="2367F793" w14:textId="1C610121" w:rsidR="006707D6" w:rsidRPr="007D6766" w:rsidRDefault="006707D6" w:rsidP="006707D6">
      <w:pPr>
        <w:pStyle w:val="Caption"/>
        <w:rPr>
          <w:i/>
          <w:iCs/>
          <w:color w:val="794908" w:themeColor="accent1" w:themeShade="7F"/>
        </w:rPr>
      </w:pPr>
      <w:r>
        <w:t xml:space="preserve">Figure </w:t>
      </w:r>
      <w:r w:rsidR="00000000">
        <w:fldChar w:fldCharType="begin"/>
      </w:r>
      <w:r w:rsidR="00000000">
        <w:instrText xml:space="preserve"> SEQ Figure \* ARABIC </w:instrText>
      </w:r>
      <w:r w:rsidR="00000000">
        <w:fldChar w:fldCharType="separate"/>
      </w:r>
      <w:r w:rsidR="00BF659C">
        <w:rPr>
          <w:noProof/>
        </w:rPr>
        <w:t>9</w:t>
      </w:r>
      <w:r w:rsidR="00000000">
        <w:rPr>
          <w:noProof/>
        </w:rPr>
        <w:fldChar w:fldCharType="end"/>
      </w:r>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6EC20681" w:rsidR="00602CAE" w:rsidRDefault="00602CAE" w:rsidP="00602CAE">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10</w:t>
      </w:r>
      <w:r w:rsidR="00000000">
        <w:rPr>
          <w:noProof/>
        </w:rPr>
        <w:fldChar w:fldCharType="end"/>
      </w:r>
      <w:r>
        <w:t xml:space="preserve"> -</w:t>
      </w:r>
      <w:r w:rsidRPr="00AA268B">
        <w:t xml:space="preserve"> Initial Diagram after Workshop</w:t>
      </w:r>
    </w:p>
    <w:p w14:paraId="173CB231" w14:textId="11EA5258"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hyperlink w:anchor="Knowledge_2" w:history="1">
        <w:commentRangeStart w:id="30"/>
        <w:r w:rsidR="00133027" w:rsidRPr="00612D9D">
          <w:rPr>
            <w:rStyle w:val="Hyperlink"/>
          </w:rPr>
          <w:t>K3</w:t>
        </w:r>
        <w:commentRangeEnd w:id="30"/>
        <w:r w:rsidR="00C90E5F" w:rsidRPr="00612D9D">
          <w:rPr>
            <w:rStyle w:val="Hyperlink"/>
            <w:sz w:val="16"/>
            <w:szCs w:val="16"/>
          </w:rPr>
          <w:commentReference w:id="30"/>
        </w:r>
      </w:hyperlink>
      <w:r w:rsidR="00045159" w:rsidRPr="00612D9D">
        <w:t xml:space="preserve">, </w:t>
      </w:r>
      <w:hyperlink w:anchor="Skill_2" w:history="1">
        <w:r w:rsidR="00045159" w:rsidRPr="00612D9D">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7E844293" w:rsidR="009660F4" w:rsidRDefault="009660F4" w:rsidP="009660F4">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11</w:t>
      </w:r>
      <w:r w:rsidR="00000000">
        <w:rPr>
          <w:noProof/>
        </w:rPr>
        <w:fldChar w:fldCharType="end"/>
      </w:r>
      <w:r>
        <w:t xml:space="preserve"> - Internet Egress Pattern provided by Architect</w:t>
      </w:r>
    </w:p>
    <w:p w14:paraId="63B289D2" w14:textId="77777777" w:rsidR="009660F4" w:rsidRPr="009660F4" w:rsidRDefault="009660F4" w:rsidP="009660F4"/>
    <w:p w14:paraId="451F926A" w14:textId="77777777" w:rsidR="001061AE"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31"/>
      <w:r w:rsidR="006707D6">
        <w:t>quality</w:t>
      </w:r>
      <w:commentRangeEnd w:id="31"/>
      <w:r w:rsidR="00AA6666">
        <w:rPr>
          <w:rStyle w:val="CommentReference"/>
        </w:rPr>
        <w:commentReference w:id="31"/>
      </w:r>
      <w:r w:rsidR="006707D6">
        <w:t xml:space="preserve">. </w:t>
      </w:r>
      <w:r w:rsidR="00133027">
        <w:br/>
      </w:r>
      <w:commentRangeStart w:id="32"/>
      <w:r w:rsidR="009359C2">
        <w:fldChar w:fldCharType="begin"/>
      </w:r>
      <w:r w:rsidR="00612D9D">
        <w:instrText>HYPERLINK  \l "Knowledge_2"</w:instrText>
      </w:r>
      <w:r w:rsidR="009359C2">
        <w:fldChar w:fldCharType="separate"/>
      </w:r>
      <w:r w:rsidR="00133027" w:rsidRPr="00133027">
        <w:rPr>
          <w:rStyle w:val="Hyperlink"/>
        </w:rPr>
        <w:t>K24</w:t>
      </w:r>
      <w:r w:rsidR="009359C2">
        <w:rPr>
          <w:rStyle w:val="Hyperlink"/>
        </w:rPr>
        <w:fldChar w:fldCharType="end"/>
      </w:r>
      <w:commentRangeEnd w:id="32"/>
      <w:r w:rsidR="00D02228">
        <w:rPr>
          <w:rStyle w:val="CommentReference"/>
        </w:rPr>
        <w:commentReference w:id="32"/>
      </w:r>
    </w:p>
    <w:tbl>
      <w:tblPr>
        <w:tblStyle w:val="TableGrid"/>
        <w:tblW w:w="9468" w:type="dxa"/>
        <w:tblLook w:val="04A0" w:firstRow="1" w:lastRow="0" w:firstColumn="1" w:lastColumn="0" w:noHBand="0" w:noVBand="1"/>
      </w:tblPr>
      <w:tblGrid>
        <w:gridCol w:w="4734"/>
        <w:gridCol w:w="4734"/>
      </w:tblGrid>
      <w:tr w:rsidR="001061AE" w:rsidRPr="00F02ADF" w14:paraId="1B4C81FC" w14:textId="77777777" w:rsidTr="001061AE">
        <w:trPr>
          <w:trHeight w:val="699"/>
        </w:trPr>
        <w:tc>
          <w:tcPr>
            <w:tcW w:w="4734" w:type="dxa"/>
          </w:tcPr>
          <w:p w14:paraId="06BA25DE" w14:textId="7C4771CD" w:rsidR="001061AE" w:rsidRPr="00652486" w:rsidRDefault="001061AE" w:rsidP="00602CAE">
            <w:pPr>
              <w:rPr>
                <w:rStyle w:val="SubtleEmphasis"/>
              </w:rPr>
            </w:pPr>
            <w:r w:rsidRPr="00652486">
              <w:rPr>
                <w:rStyle w:val="SubtleEmphasis"/>
              </w:rPr>
              <w:t>Pro</w:t>
            </w:r>
            <w:r w:rsidR="00371185" w:rsidRPr="00652486">
              <w:rPr>
                <w:rStyle w:val="SubtleEmphasis"/>
              </w:rPr>
              <w:t>s</w:t>
            </w:r>
            <w:r w:rsidRPr="00652486">
              <w:rPr>
                <w:rStyle w:val="SubtleEmphasis"/>
              </w:rPr>
              <w:t xml:space="preserve"> of Dynatrace implementation</w:t>
            </w:r>
          </w:p>
        </w:tc>
        <w:tc>
          <w:tcPr>
            <w:tcW w:w="4734" w:type="dxa"/>
          </w:tcPr>
          <w:p w14:paraId="2E4B56C5" w14:textId="5BE5C2E7" w:rsidR="001061AE" w:rsidRPr="00652486" w:rsidRDefault="001061AE" w:rsidP="00602CAE">
            <w:pPr>
              <w:rPr>
                <w:rStyle w:val="SubtleEmphasis"/>
              </w:rPr>
            </w:pPr>
            <w:r w:rsidRPr="00652486">
              <w:rPr>
                <w:rStyle w:val="SubtleEmphasis"/>
              </w:rPr>
              <w:t>Con</w:t>
            </w:r>
            <w:r w:rsidR="00371185" w:rsidRPr="00652486">
              <w:rPr>
                <w:rStyle w:val="SubtleEmphasis"/>
              </w:rPr>
              <w:t>s</w:t>
            </w:r>
            <w:r w:rsidRPr="00652486">
              <w:rPr>
                <w:rStyle w:val="SubtleEmphasis"/>
              </w:rPr>
              <w:t xml:space="preserve"> of Dynatrace implementation</w:t>
            </w:r>
          </w:p>
        </w:tc>
      </w:tr>
      <w:tr w:rsidR="0087133D" w:rsidRPr="00F02ADF" w14:paraId="1F42E46C" w14:textId="77777777" w:rsidTr="001061AE">
        <w:trPr>
          <w:trHeight w:val="699"/>
        </w:trPr>
        <w:tc>
          <w:tcPr>
            <w:tcW w:w="4734" w:type="dxa"/>
          </w:tcPr>
          <w:p w14:paraId="61235FC9" w14:textId="2A294FB8" w:rsidR="0087133D" w:rsidRPr="00652486" w:rsidRDefault="0087133D" w:rsidP="0087133D">
            <w:pPr>
              <w:rPr>
                <w:rStyle w:val="SubtleEmphasis"/>
                <w:i w:val="0"/>
                <w:iCs w:val="0"/>
                <w:color w:val="auto"/>
              </w:rPr>
            </w:pPr>
            <w:r w:rsidRPr="00652486">
              <w:rPr>
                <w:rStyle w:val="SubtleEmphasis"/>
                <w:i w:val="0"/>
                <w:iCs w:val="0"/>
                <w:color w:val="auto"/>
              </w:rPr>
              <w:t>More capability</w:t>
            </w:r>
            <w:r w:rsidR="00371185" w:rsidRPr="00652486">
              <w:rPr>
                <w:rStyle w:val="SubtleEmphasis"/>
                <w:i w:val="0"/>
                <w:iCs w:val="0"/>
                <w:color w:val="auto"/>
              </w:rPr>
              <w:t xml:space="preserve"> (AI means it can learn over time, much more powerful than Prometheus/Grafana)</w:t>
            </w:r>
          </w:p>
        </w:tc>
        <w:tc>
          <w:tcPr>
            <w:tcW w:w="4734" w:type="dxa"/>
          </w:tcPr>
          <w:p w14:paraId="251E878D" w14:textId="3FA074D1" w:rsidR="0087133D" w:rsidRPr="00652486" w:rsidRDefault="00371185" w:rsidP="0087133D">
            <w:pPr>
              <w:rPr>
                <w:rStyle w:val="SubtleEmphasis"/>
              </w:rPr>
            </w:pPr>
            <w:r w:rsidRPr="00652486">
              <w:rPr>
                <w:rStyle w:val="SubtleEmphasis"/>
                <w:i w:val="0"/>
                <w:iCs w:val="0"/>
                <w:color w:val="auto"/>
              </w:rPr>
              <w:t>Less experience for Tyler and myself</w:t>
            </w:r>
          </w:p>
        </w:tc>
      </w:tr>
      <w:tr w:rsidR="0087133D" w:rsidRPr="00F02ADF" w14:paraId="45902EDF" w14:textId="77777777" w:rsidTr="004F3E24">
        <w:trPr>
          <w:trHeight w:val="874"/>
        </w:trPr>
        <w:tc>
          <w:tcPr>
            <w:tcW w:w="4734" w:type="dxa"/>
          </w:tcPr>
          <w:p w14:paraId="6441BF8D" w14:textId="7BE02D6B" w:rsidR="0087133D" w:rsidRPr="00652486" w:rsidRDefault="002711C1" w:rsidP="0087133D">
            <w:pPr>
              <w:rPr>
                <w:rStyle w:val="SubtleEmphasis"/>
              </w:rPr>
            </w:pPr>
            <w:r w:rsidRPr="00652486">
              <w:rPr>
                <w:rStyle w:val="SubtleEmphasis"/>
                <w:i w:val="0"/>
                <w:iCs w:val="0"/>
                <w:color w:val="auto"/>
              </w:rPr>
              <w:t>Faster rollout</w:t>
            </w:r>
            <w:r w:rsidR="004F3E24" w:rsidRPr="00652486">
              <w:rPr>
                <w:rStyle w:val="SubtleEmphasis"/>
                <w:i w:val="0"/>
                <w:iCs w:val="0"/>
                <w:color w:val="auto"/>
              </w:rPr>
              <w:t xml:space="preserve"> </w:t>
            </w:r>
          </w:p>
        </w:tc>
        <w:tc>
          <w:tcPr>
            <w:tcW w:w="4734" w:type="dxa"/>
          </w:tcPr>
          <w:p w14:paraId="495E6687" w14:textId="1B1837FC" w:rsidR="0087133D" w:rsidRPr="00652486" w:rsidRDefault="00371185" w:rsidP="0087133D">
            <w:pPr>
              <w:rPr>
                <w:rStyle w:val="SubtleEmphasis"/>
              </w:rPr>
            </w:pPr>
            <w:r w:rsidRPr="00652486">
              <w:rPr>
                <w:rStyle w:val="SubtleEmphasis"/>
                <w:i w:val="0"/>
                <w:iCs w:val="0"/>
                <w:color w:val="auto"/>
              </w:rPr>
              <w:t>Potentially more expensive</w:t>
            </w:r>
            <w:r w:rsidR="004F3E24" w:rsidRPr="00652486">
              <w:rPr>
                <w:rStyle w:val="SubtleEmphasis"/>
                <w:i w:val="0"/>
                <w:iCs w:val="0"/>
                <w:color w:val="auto"/>
              </w:rPr>
              <w:t xml:space="preserve"> (depending on whether up-front cost is greater than the hours it would have taken the team)</w:t>
            </w:r>
          </w:p>
        </w:tc>
      </w:tr>
      <w:tr w:rsidR="0087133D" w:rsidRPr="00F02ADF" w14:paraId="35369A75" w14:textId="77777777" w:rsidTr="004F3E24">
        <w:trPr>
          <w:trHeight w:val="844"/>
        </w:trPr>
        <w:tc>
          <w:tcPr>
            <w:tcW w:w="4734" w:type="dxa"/>
          </w:tcPr>
          <w:p w14:paraId="4762F515" w14:textId="44E92D1F" w:rsidR="0087133D" w:rsidRPr="00652486" w:rsidRDefault="00371185" w:rsidP="0087133D">
            <w:pPr>
              <w:rPr>
                <w:rStyle w:val="SubtleEmphasis"/>
              </w:rPr>
            </w:pPr>
            <w:r w:rsidRPr="00652486">
              <w:rPr>
                <w:rStyle w:val="SubtleEmphasis"/>
                <w:i w:val="0"/>
                <w:iCs w:val="0"/>
                <w:color w:val="auto"/>
              </w:rPr>
              <w:t>More intuitive interface</w:t>
            </w:r>
          </w:p>
        </w:tc>
        <w:tc>
          <w:tcPr>
            <w:tcW w:w="4734" w:type="dxa"/>
          </w:tcPr>
          <w:p w14:paraId="3A60F8D3" w14:textId="4BEC09B8" w:rsidR="0087133D" w:rsidRPr="00652486" w:rsidRDefault="00371185" w:rsidP="0087133D">
            <w:pPr>
              <w:rPr>
                <w:rStyle w:val="SubtleEmphasis"/>
              </w:rPr>
            </w:pPr>
            <w:r w:rsidRPr="00652486">
              <w:rPr>
                <w:rStyle w:val="SubtleEmphasis"/>
                <w:i w:val="0"/>
                <w:iCs w:val="0"/>
                <w:color w:val="auto"/>
              </w:rPr>
              <w:t>External software not managed by us</w:t>
            </w:r>
            <w:r w:rsidR="004F3E24" w:rsidRPr="00652486">
              <w:rPr>
                <w:rStyle w:val="SubtleEmphasis"/>
                <w:i w:val="0"/>
                <w:iCs w:val="0"/>
                <w:color w:val="auto"/>
              </w:rPr>
              <w:t>, potentially making it more difficult to troubleshoot if things go wrong</w:t>
            </w:r>
          </w:p>
        </w:tc>
      </w:tr>
      <w:tr w:rsidR="0087133D" w:rsidRPr="00F02ADF" w14:paraId="37A02908" w14:textId="77777777" w:rsidTr="001061AE">
        <w:trPr>
          <w:trHeight w:val="699"/>
        </w:trPr>
        <w:tc>
          <w:tcPr>
            <w:tcW w:w="4734" w:type="dxa"/>
          </w:tcPr>
          <w:p w14:paraId="0AD05240" w14:textId="36C30FB8" w:rsidR="0087133D" w:rsidRPr="00652486" w:rsidRDefault="00371185" w:rsidP="0087133D">
            <w:pPr>
              <w:rPr>
                <w:rStyle w:val="SubtleEmphasis"/>
              </w:rPr>
            </w:pPr>
            <w:r w:rsidRPr="00652486">
              <w:rPr>
                <w:rStyle w:val="SubtleEmphasis"/>
                <w:i w:val="0"/>
                <w:iCs w:val="0"/>
                <w:color w:val="auto"/>
              </w:rPr>
              <w:t>Less input needed from team</w:t>
            </w:r>
          </w:p>
        </w:tc>
        <w:tc>
          <w:tcPr>
            <w:tcW w:w="4734" w:type="dxa"/>
          </w:tcPr>
          <w:p w14:paraId="74F00942" w14:textId="2B266D9A" w:rsidR="0087133D" w:rsidRPr="00F02ADF" w:rsidRDefault="0087133D" w:rsidP="0087133D">
            <w:pPr>
              <w:rPr>
                <w:rStyle w:val="SubtleEmphasis"/>
                <w:highlight w:val="yellow"/>
              </w:rPr>
            </w:pPr>
          </w:p>
        </w:tc>
      </w:tr>
      <w:tr w:rsidR="004F3E24" w:rsidRPr="00F02ADF" w14:paraId="47841F79" w14:textId="77777777" w:rsidTr="001061AE">
        <w:trPr>
          <w:trHeight w:val="699"/>
        </w:trPr>
        <w:tc>
          <w:tcPr>
            <w:tcW w:w="4734" w:type="dxa"/>
          </w:tcPr>
          <w:p w14:paraId="608DBD84" w14:textId="4E385022" w:rsidR="004F3E24" w:rsidRPr="00652486" w:rsidRDefault="004F3E24" w:rsidP="0087133D">
            <w:pPr>
              <w:rPr>
                <w:rStyle w:val="SubtleEmphasis"/>
                <w:i w:val="0"/>
                <w:iCs w:val="0"/>
                <w:color w:val="auto"/>
              </w:rPr>
            </w:pPr>
            <w:r w:rsidRPr="00652486">
              <w:rPr>
                <w:rStyle w:val="SubtleEmphasis"/>
                <w:i w:val="0"/>
                <w:iCs w:val="0"/>
                <w:color w:val="auto"/>
              </w:rPr>
              <w:t xml:space="preserve">Out of the box software – up to date, does what it says on the tin, comes with a </w:t>
            </w:r>
            <w:commentRangeStart w:id="33"/>
            <w:r w:rsidRPr="00652486">
              <w:rPr>
                <w:rStyle w:val="SubtleEmphasis"/>
                <w:i w:val="0"/>
                <w:iCs w:val="0"/>
                <w:color w:val="auto"/>
              </w:rPr>
              <w:t>helpline</w:t>
            </w:r>
            <w:commentRangeEnd w:id="33"/>
            <w:r w:rsidR="00042742" w:rsidRPr="00652486">
              <w:rPr>
                <w:rStyle w:val="CommentReference"/>
              </w:rPr>
              <w:commentReference w:id="33"/>
            </w:r>
          </w:p>
        </w:tc>
        <w:tc>
          <w:tcPr>
            <w:tcW w:w="4734" w:type="dxa"/>
          </w:tcPr>
          <w:p w14:paraId="38AC5D4D" w14:textId="77777777" w:rsidR="004F3E24" w:rsidRPr="00F02ADF" w:rsidRDefault="004F3E24" w:rsidP="0087133D">
            <w:pPr>
              <w:rPr>
                <w:rStyle w:val="SubtleEmphasis"/>
                <w:highlight w:val="yellow"/>
              </w:rPr>
            </w:pPr>
          </w:p>
        </w:tc>
      </w:tr>
    </w:tbl>
    <w:p w14:paraId="07D108FB" w14:textId="007289DD" w:rsidR="00996BB1" w:rsidRPr="00A71BB7" w:rsidRDefault="00996BB1" w:rsidP="00602CAE">
      <w:pPr>
        <w:rPr>
          <w:rStyle w:val="SubtleEmphasis"/>
        </w:rPr>
      </w:pPr>
    </w:p>
    <w:p w14:paraId="5DCF2E0B" w14:textId="3D5F528C" w:rsidR="00DC3A63" w:rsidRDefault="00DC3A63">
      <w:r>
        <w:br w:type="page"/>
      </w:r>
    </w:p>
    <w:p w14:paraId="0CEEA3A6" w14:textId="77777777" w:rsidR="00602CAE" w:rsidRDefault="00602CAE" w:rsidP="00602CAE"/>
    <w:p w14:paraId="09694DE3" w14:textId="4BD4F7B5" w:rsidR="00996BB1" w:rsidRDefault="00996BB1" w:rsidP="00996BB1">
      <w:pPr>
        <w:pStyle w:val="Heading5"/>
      </w:pPr>
      <w:bookmarkStart w:id="34" w:name="_Knowledge."/>
      <w:bookmarkStart w:id="35" w:name="Knowledge_2"/>
      <w:bookmarkEnd w:id="34"/>
      <w:r>
        <w:t>Knowledg</w:t>
      </w:r>
      <w:r w:rsidR="00133027">
        <w:t>e</w:t>
      </w:r>
      <w:bookmarkEnd w:id="35"/>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442FC766" w:rsidR="00996BB1" w:rsidRDefault="00996BB1" w:rsidP="00996BB1">
      <w:pPr>
        <w:pStyle w:val="Heading5"/>
      </w:pPr>
      <w:bookmarkStart w:id="36" w:name="_Skill."/>
      <w:bookmarkStart w:id="37" w:name="Skill_2"/>
      <w:bookmarkEnd w:id="36"/>
      <w:r>
        <w:t>Skill</w:t>
      </w:r>
    </w:p>
    <w:bookmarkEnd w:id="37"/>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78017C6D" w:rsidR="00996BB1" w:rsidRPr="00FC16D6" w:rsidRDefault="00996BB1" w:rsidP="00996BB1">
      <w:pPr>
        <w:pStyle w:val="Heading5"/>
      </w:pPr>
      <w:bookmarkStart w:id="38" w:name="Behaviour_2"/>
      <w:r>
        <w:t>Behaviour</w:t>
      </w:r>
    </w:p>
    <w:bookmarkEnd w:id="38"/>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39"/>
      <w:r>
        <w:t>3</w:t>
      </w:r>
      <w:commentRangeEnd w:id="39"/>
      <w:r w:rsidR="00D63FB7">
        <w:rPr>
          <w:rStyle w:val="CommentReference"/>
          <w:caps w:val="0"/>
          <w:color w:val="auto"/>
          <w:spacing w:val="0"/>
          <w:kern w:val="0"/>
        </w:rPr>
        <w:commentReference w:id="39"/>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5AC1241C" w:rsidR="0037549D" w:rsidRDefault="00BF0727" w:rsidP="00BF0727">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12</w:t>
      </w:r>
      <w:r w:rsidR="00000000">
        <w:rPr>
          <w:noProof/>
        </w:rPr>
        <w:fldChar w:fldCharType="end"/>
      </w:r>
      <w:r>
        <w:t xml:space="preserve"> - Ticket screenshot</w:t>
      </w:r>
    </w:p>
    <w:p w14:paraId="3E9337C3" w14:textId="581AD55A" w:rsidR="00D71EC7" w:rsidRPr="00D71EC7" w:rsidRDefault="001F6CD7" w:rsidP="00914DA6">
      <w:r>
        <w:t xml:space="preserve">The pipelines created by these repos are used by the DevOps engineers to automate a lot of tasks, give visibility into what is happening, and help us to see what has and hasn’t been deployed. They’re an integral part of a continuous integration and continuous deployment method. </w:t>
      </w:r>
      <w:r w:rsidR="00996812">
        <w:t>However,</w:t>
      </w:r>
      <w:r>
        <w:t xml:space="preserve"> we’re not the only people to use these pipelines. Developers utilise them when merging or deploying code to see </w:t>
      </w:r>
      <w:r w:rsidR="00996812">
        <w:t>what has and hasn’t failed, and they are useful for the testers too, as the pipeline runs tests for errors in code and makes sure it is up to regulatory requirements. The pipeline enforces various rules such as coverage, compliance, security, and analysis. It measures code coverage, linting, and other useful features, and throws a warning or error when something is not as expected. A lot of the data processed by the projects I work on is personal and sensitive data for DWP users, and so there are stringent rules around data protection.</w:t>
      </w:r>
      <w:r w:rsidR="00914DA6">
        <w:t xml:space="preserve"> We make sure our work complies with the ITHC (IT Health Check), and there are various tools (such as SonarQube for code scanning) that we incorporate into the CI/CD pipelines to do vulnerability scanning within the packages and base images we use to make sure they comply to ITHC standards.</w:t>
      </w:r>
      <w:r w:rsidR="00996812">
        <w:t xml:space="preserve"> On any update to these regulations, it is vital that we stay on top of sensitive data, and CI/CD pipelines enable us to update code quickly and seamlessly. </w:t>
      </w:r>
      <w:r w:rsidR="00996812">
        <w:br/>
      </w:r>
      <w:hyperlink w:anchor="Knowledge_3" w:history="1">
        <w:r w:rsidR="00996812" w:rsidRPr="00996812">
          <w:rPr>
            <w:rStyle w:val="Hyperlink"/>
          </w:rPr>
          <w:t>K22</w:t>
        </w:r>
      </w:hyperlink>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lastRenderedPageBreak/>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5439EDFC" w:rsidR="00E95C07" w:rsidRDefault="0029543F" w:rsidP="0029543F">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13</w:t>
      </w:r>
      <w:r w:rsidR="00000000">
        <w:rPr>
          <w:noProof/>
        </w:rPr>
        <w:fldChar w:fldCharType="end"/>
      </w:r>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13DCBCE8"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Skill_3" w:history="1">
        <w:r w:rsidR="00133027" w:rsidRPr="007D6766">
          <w:rPr>
            <w:rStyle w:val="Hyperlink"/>
          </w:rPr>
          <w:t>S4</w:t>
        </w:r>
      </w:hyperlink>
      <w:r w:rsidR="007D6766">
        <w:t xml:space="preserve">, </w:t>
      </w:r>
      <w:hyperlink w:anchor="Behaviour_3"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18594590" w:rsidR="00BF01C3" w:rsidRDefault="00437AA8" w:rsidP="00437AA8">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14</w:t>
      </w:r>
      <w:r w:rsidR="00000000">
        <w:rPr>
          <w:noProof/>
        </w:rPr>
        <w:fldChar w:fldCharType="end"/>
      </w:r>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w:t>
      </w:r>
      <w:r>
        <w:lastRenderedPageBreak/>
        <w:t xml:space="preserve">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6CB0058F" w:rsidR="0086462A" w:rsidRDefault="0086462A" w:rsidP="0037549D"/>
    <w:p w14:paraId="17AEC9C5" w14:textId="6DBB81DF" w:rsidR="003F060A" w:rsidRDefault="003F060A" w:rsidP="003F060A">
      <w:r w:rsidRPr="00914DA6">
        <w:rPr>
          <w:rStyle w:val="SubtleEmphasis"/>
        </w:rPr>
        <w:t>Show and Tell</w:t>
      </w:r>
      <w:r>
        <w:rPr>
          <w:rStyle w:val="SubtleEmphasis"/>
        </w:rPr>
        <w:br/>
      </w:r>
      <w:r w:rsidRPr="00914DA6">
        <w:t xml:space="preserve">After my project was </w:t>
      </w:r>
      <w:proofErr w:type="gramStart"/>
      <w:r w:rsidRPr="00914DA6">
        <w:t>finished</w:t>
      </w:r>
      <w:proofErr w:type="gramEnd"/>
      <w:r w:rsidRPr="00914DA6">
        <w:t xml:space="preserve"> I reached out to the same apprentices who I’d called earlier in the week. I put together a quick presentation about the process that I’d </w:t>
      </w:r>
      <w:r w:rsidRPr="003F060A">
        <w:t>taken and</w:t>
      </w:r>
      <w:r w:rsidRPr="00914DA6">
        <w:t xml:space="preserve"> walked through it with them. I explained my process start to </w:t>
      </w:r>
      <w:r w:rsidR="004E1DFD" w:rsidRPr="004E1DFD">
        <w:t>finish and</w:t>
      </w:r>
      <w:r w:rsidRPr="00914DA6">
        <w:t xml:space="preserve"> took questions at the end. I explained to them how our pipelines are configured and talked through our pipeline file, before showing what my extra pipeline stage did, and how it added value to the team. Because they did not have experience in this </w:t>
      </w:r>
      <w:r w:rsidR="00623678" w:rsidRPr="00914DA6">
        <w:t>method</w:t>
      </w:r>
      <w:r w:rsidRPr="00914DA6">
        <w:t xml:space="preserve"> of extracting code to a fragment in a pipeline</w:t>
      </w:r>
      <w:ins w:id="40" w:author="Michael Plasom-Scott" w:date="2023-01-30T15:27:00Z">
        <w:r w:rsidR="00835920">
          <w:t xml:space="preserve">, they had a lot of questions about the use of variables and how that enabled the code to be as versatile as it was. I then presented the same thing to my DevOps team in the next morning stand-up. </w:t>
        </w:r>
      </w:ins>
      <w:ins w:id="41" w:author="Michael Plasom-Scott" w:date="2023-01-30T15:28:00Z">
        <w:r w:rsidR="00835920">
          <w:t xml:space="preserve">They had a much larger knowledge base than my fellow </w:t>
        </w:r>
      </w:ins>
      <w:ins w:id="42" w:author="Michael Plasom-Scott" w:date="2023-01-30T15:30:00Z">
        <w:r w:rsidR="00CA3EC8">
          <w:t>apprentices and</w:t>
        </w:r>
      </w:ins>
      <w:ins w:id="43" w:author="Michael Plasom-Scott" w:date="2023-01-30T15:28:00Z">
        <w:r w:rsidR="00835920">
          <w:t xml:space="preserve"> understood the logic behind the actual fragment. What I spent more time e</w:t>
        </w:r>
      </w:ins>
      <w:ins w:id="44" w:author="Michael Plasom-Scott" w:date="2023-01-30T15:29:00Z">
        <w:r w:rsidR="00835920">
          <w:t xml:space="preserve">xplaining to them was the benefit this would have in our day-to-day work schedule, and how this might impact other repos. I could talk at a much higher level about the impact this might have on the business, as opposed to </w:t>
        </w:r>
      </w:ins>
      <w:ins w:id="45" w:author="Michael Plasom-Scott" w:date="2023-01-30T15:30:00Z">
        <w:r w:rsidR="00CA3EC8">
          <w:t>being very clear on the logic in the actual code, which, although in essence was the same presentation, meant I was focussing on c</w:t>
        </w:r>
      </w:ins>
      <w:ins w:id="46" w:author="Michael Plasom-Scott" w:date="2023-01-30T15:31:00Z">
        <w:r w:rsidR="00CA3EC8">
          <w:t xml:space="preserve">ompletely different aspects of the project based on the understand of the general audience. </w:t>
        </w:r>
      </w:ins>
      <w:del w:id="47" w:author="Michael Plasom-Scott" w:date="2023-01-30T15:27:00Z">
        <w:r w:rsidRPr="00914DA6" w:rsidDel="00835920">
          <w:delText xml:space="preserve"> it was interesting taking questions and hearing their thoughts on how they could use the info in their own projects.</w:delText>
        </w:r>
      </w:del>
      <w:r>
        <w:br/>
      </w:r>
      <w:hyperlink w:anchor="Skill_3" w:history="1">
        <w:r w:rsidRPr="003F060A">
          <w:rPr>
            <w:rStyle w:val="Hyperlink"/>
          </w:rPr>
          <w:t>S1</w:t>
        </w:r>
      </w:hyperlink>
    </w:p>
    <w:p w14:paraId="095398FB" w14:textId="77777777" w:rsidR="003F060A" w:rsidRPr="003F060A" w:rsidRDefault="003F060A" w:rsidP="003F060A"/>
    <w:p w14:paraId="1BC227CC" w14:textId="4784EA9D"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4E1DFD">
        <w:t xml:space="preserve">The reason we wanted this change added </w:t>
      </w:r>
      <w:r w:rsidR="00914DA6">
        <w:t>was</w:t>
      </w:r>
      <w:r w:rsidR="004E1DFD">
        <w:t xml:space="preserve"> to reduce reliance on SRE. </w:t>
      </w:r>
      <w:proofErr w:type="gramStart"/>
      <w:r w:rsidR="00914DA6">
        <w:t>Originally</w:t>
      </w:r>
      <w:proofErr w:type="gramEnd"/>
      <w:r w:rsidR="00914DA6">
        <w:t xml:space="preserve"> we would collaborate with SRE in this matter, as we as DevOps engineers lack the permissions to refresh ASGs, however due to the difference in in frameworks used it became clear that it would be much smoother to reduce this dependency. </w:t>
      </w:r>
      <w:r w:rsidR="004E1DFD">
        <w:t xml:space="preserve">Often the SRE contacts we have </w:t>
      </w:r>
      <w:proofErr w:type="gramStart"/>
      <w:r w:rsidR="004E1DFD">
        <w:t>are</w:t>
      </w:r>
      <w:proofErr w:type="gramEnd"/>
      <w:r w:rsidR="004E1DFD">
        <w:t xml:space="preserve"> working on different schedules to us, or are busy with more high priority tasks, as they are required to provide support for some systems around the clock, 24/7.</w:t>
      </w:r>
      <w:r w:rsidR="002C3A91">
        <w:t xml:space="preserve"> </w:t>
      </w:r>
      <w:r w:rsidR="004E1DFD">
        <w:t xml:space="preserve">This makes communication with SRE more asynchronous and can occasionally lead to waiting times or a slower turnaround on tickets, as we may have to wait for SRE to do a small blocking task before we can move forward. This fragment I introduced removes that small blocker and makes workflow much smoother. </w:t>
      </w:r>
      <w:r w:rsidR="004E1DFD">
        <w:br/>
      </w:r>
      <w:hyperlink w:anchor="Skill_3" w:history="1">
        <w:r w:rsidR="00662AB2" w:rsidRPr="00662AB2">
          <w:rPr>
            <w:rStyle w:val="Hyperlink"/>
          </w:rPr>
          <w:t>S2</w:t>
        </w:r>
      </w:hyperlink>
      <w:r w:rsidR="004E1DFD">
        <w:br/>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72C41229" w:rsidR="00F16E95" w:rsidRDefault="00437AA8" w:rsidP="00437AA8">
      <w:pPr>
        <w:pStyle w:val="Caption"/>
        <w:rPr>
          <w:noProof/>
        </w:rPr>
      </w:pPr>
      <w:r>
        <w:t xml:space="preserve">Figure </w:t>
      </w:r>
      <w:r w:rsidR="00000000">
        <w:fldChar w:fldCharType="begin"/>
      </w:r>
      <w:r w:rsidR="00000000">
        <w:instrText xml:space="preserve"> SEQ Figure \* ARABIC </w:instrText>
      </w:r>
      <w:r w:rsidR="00000000">
        <w:fldChar w:fldCharType="separate"/>
      </w:r>
      <w:r w:rsidR="00BF659C">
        <w:rPr>
          <w:noProof/>
        </w:rPr>
        <w:t>15</w:t>
      </w:r>
      <w:r w:rsidR="00000000">
        <w:rPr>
          <w:noProof/>
        </w:rPr>
        <w:fldChar w:fldCharType="end"/>
      </w:r>
      <w:r>
        <w:t xml:space="preserve"> - a fellow DevOps engineer</w:t>
      </w:r>
      <w:r>
        <w:rPr>
          <w:noProof/>
        </w:rPr>
        <w:t xml:space="preserve"> letting me know when he used my solution!</w:t>
      </w:r>
    </w:p>
    <w:p w14:paraId="7D9EE442" w14:textId="0F5ABA1D" w:rsidR="00996812" w:rsidRDefault="00996812" w:rsidP="00996812">
      <w:pPr>
        <w:pStyle w:val="Heading5"/>
      </w:pPr>
      <w:bookmarkStart w:id="48" w:name="_Knowledge3"/>
      <w:bookmarkStart w:id="49" w:name="_Skill3"/>
      <w:bookmarkStart w:id="50" w:name="_Skill…"/>
      <w:bookmarkStart w:id="51" w:name="Knowledge_3"/>
      <w:bookmarkStart w:id="52" w:name="Skill_3"/>
      <w:bookmarkEnd w:id="48"/>
      <w:bookmarkEnd w:id="49"/>
      <w:bookmarkEnd w:id="50"/>
      <w:r>
        <w:t>knowledge</w:t>
      </w:r>
    </w:p>
    <w:bookmarkEnd w:id="51"/>
    <w:p w14:paraId="0F2ACAAE" w14:textId="3E35DCF9" w:rsidR="00996812" w:rsidRDefault="00996812" w:rsidP="00914DA6">
      <w:r w:rsidRPr="00FC16D6">
        <w:rPr>
          <w:rStyle w:val="SubtleEmphasis"/>
        </w:rPr>
        <w:lastRenderedPageBreak/>
        <w:t>K22</w:t>
      </w:r>
      <w:r>
        <w:t xml:space="preserve"> - </w:t>
      </w:r>
      <w:r w:rsidRPr="00914DA6">
        <w:t>How their occupation fits into the wider digital landscape and any current or future regulatory requirements.</w:t>
      </w:r>
    </w:p>
    <w:p w14:paraId="43893C70" w14:textId="0E55DDCD" w:rsidR="00FC16D6" w:rsidRDefault="0037549D" w:rsidP="00FC16D6">
      <w:pPr>
        <w:pStyle w:val="Heading5"/>
      </w:pPr>
      <w:r>
        <w:t>Skill</w:t>
      </w:r>
    </w:p>
    <w:bookmarkEnd w:id="52"/>
    <w:p w14:paraId="67E9F233" w14:textId="574CC9D6" w:rsidR="003F060A" w:rsidRDefault="003F060A" w:rsidP="003F060A">
      <w:pPr>
        <w:rPr>
          <w:lang w:val="en-US"/>
        </w:rPr>
      </w:pPr>
      <w:r w:rsidRPr="00914DA6">
        <w:rPr>
          <w:rStyle w:val="SubtleEmphasis"/>
        </w:rPr>
        <w:t>S1</w:t>
      </w:r>
      <w:r>
        <w:rPr>
          <w:lang w:val="en-US"/>
        </w:rPr>
        <w:t xml:space="preserve"> - Communicate credibly with technical and non-technical people at all levels, using a range of </w:t>
      </w:r>
      <w:proofErr w:type="gramStart"/>
      <w:r>
        <w:rPr>
          <w:lang w:val="en-US"/>
        </w:rPr>
        <w:t>methods;</w:t>
      </w:r>
      <w:proofErr w:type="gramEnd"/>
      <w:r>
        <w:rPr>
          <w:lang w:val="en-US"/>
        </w:rPr>
        <w:t xml:space="preserve"> e.g. ‘Show and Tell’ and ‘Demonstrations’.</w:t>
      </w:r>
    </w:p>
    <w:p w14:paraId="37E7F574" w14:textId="3ED9C2FF" w:rsidR="00662AB2" w:rsidRDefault="00662AB2" w:rsidP="003F060A">
      <w:pPr>
        <w:rPr>
          <w:rStyle w:val="SubtleEmphasis"/>
        </w:rPr>
      </w:pPr>
      <w:r w:rsidRPr="00BC6A90">
        <w:rPr>
          <w:rStyle w:val="SubtleEmphasis"/>
        </w:rPr>
        <w:t>S</w:t>
      </w:r>
      <w:r>
        <w:rPr>
          <w:rStyle w:val="SubtleEmphasis"/>
        </w:rPr>
        <w:t>2</w:t>
      </w:r>
      <w:r>
        <w:rPr>
          <w:lang w:val="en-US"/>
        </w:rPr>
        <w:t xml:space="preserve"> - </w:t>
      </w:r>
      <w:r w:rsidRPr="00914DA6">
        <w:t>Work within different organisational cultures with both internal and external parties</w:t>
      </w:r>
      <w:r>
        <w:rPr>
          <w:rFonts w:ascii="AppleSystemUIFont" w:hAnsi="AppleSystemUIFont" w:cs="AppleSystemUIFont"/>
          <w:sz w:val="26"/>
          <w:szCs w:val="26"/>
          <w:lang w:val="en-US"/>
        </w:rPr>
        <w:t>.</w:t>
      </w:r>
    </w:p>
    <w:p w14:paraId="5F197EAE" w14:textId="13B37DB3" w:rsidR="00133027" w:rsidRPr="00133027" w:rsidRDefault="00133027" w:rsidP="00133027">
      <w:r w:rsidRPr="00FC16D6">
        <w:rPr>
          <w:rStyle w:val="SubtleEmphasis"/>
        </w:rPr>
        <w:t>S4</w:t>
      </w:r>
      <w:r>
        <w:t xml:space="preserve"> - Initiate and facilitate knowledge sharing and technical collaboration</w:t>
      </w:r>
    </w:p>
    <w:p w14:paraId="0699D5DE" w14:textId="1BA3107D" w:rsidR="00FC16D6" w:rsidRDefault="00FC16D6" w:rsidP="00FC16D6">
      <w:pPr>
        <w:pStyle w:val="Heading5"/>
      </w:pPr>
      <w:bookmarkStart w:id="53" w:name="_Behaviour…"/>
      <w:bookmarkStart w:id="54" w:name="Behaviour_3"/>
      <w:bookmarkEnd w:id="53"/>
      <w:r>
        <w:t>Behaviour</w:t>
      </w:r>
    </w:p>
    <w:bookmarkEnd w:id="54"/>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05C734DC" w:rsidR="00426A01" w:rsidRDefault="00426A01">
      <w:r>
        <w:br w:type="page"/>
      </w:r>
    </w:p>
    <w:p w14:paraId="46439278" w14:textId="3FB4E8B8" w:rsidR="0037549D" w:rsidRPr="0088677F" w:rsidRDefault="00426A01" w:rsidP="00C04AB0">
      <w:pPr>
        <w:pStyle w:val="Title"/>
      </w:pPr>
      <w:commentRangeStart w:id="55"/>
      <w:r w:rsidRPr="0088677F">
        <w:lastRenderedPageBreak/>
        <w:t>Project #4</w:t>
      </w:r>
      <w:commentRangeEnd w:id="55"/>
      <w:r w:rsidR="00042742" w:rsidRPr="0088677F">
        <w:rPr>
          <w:rStyle w:val="CommentReference"/>
          <w:caps w:val="0"/>
          <w:color w:val="auto"/>
          <w:spacing w:val="0"/>
          <w:kern w:val="0"/>
        </w:rPr>
        <w:commentReference w:id="55"/>
      </w:r>
    </w:p>
    <w:p w14:paraId="624535E3" w14:textId="0E0E905B" w:rsidR="00426A01" w:rsidRPr="00652486" w:rsidRDefault="00426A01" w:rsidP="00C04AB0">
      <w:pPr>
        <w:pStyle w:val="Heading5"/>
      </w:pPr>
      <w:r w:rsidRPr="00652486">
        <w:t>Ticket Name</w:t>
      </w:r>
    </w:p>
    <w:p w14:paraId="5FC49C91" w14:textId="47A88B24" w:rsidR="00912166" w:rsidRPr="00652486" w:rsidRDefault="00912166" w:rsidP="0037549D">
      <w:r w:rsidRPr="00652486">
        <w:t>DDMDEV-</w:t>
      </w:r>
      <w:r w:rsidR="007F1DAD" w:rsidRPr="00652486">
        <w:t>147</w:t>
      </w:r>
    </w:p>
    <w:p w14:paraId="30F7CC42" w14:textId="1F5CA83D" w:rsidR="002E0CB1" w:rsidRPr="00652486" w:rsidRDefault="00426A01" w:rsidP="00C04AB0">
      <w:pPr>
        <w:pStyle w:val="Heading5"/>
      </w:pPr>
      <w:r w:rsidRPr="00652486">
        <w:t>Ticket Description</w:t>
      </w:r>
    </w:p>
    <w:p w14:paraId="40AEE0FC" w14:textId="4CBF93E5" w:rsidR="007F1DAD" w:rsidRDefault="00366FE7" w:rsidP="0037549D">
      <w:r w:rsidRPr="00652486">
        <w:t xml:space="preserve">This was a quick ticket that my line manager asked for some help on. It was part of the implementation of </w:t>
      </w:r>
      <w:proofErr w:type="spellStart"/>
      <w:r w:rsidRPr="00652486">
        <w:t>DynaTrace</w:t>
      </w:r>
      <w:proofErr w:type="spellEnd"/>
      <w:r w:rsidRPr="00652486">
        <w:t xml:space="preserve">. In the IAC scripts, </w:t>
      </w:r>
      <w:proofErr w:type="spellStart"/>
      <w:r w:rsidRPr="00652486">
        <w:t>DynaTrace</w:t>
      </w:r>
      <w:proofErr w:type="spellEnd"/>
      <w:r w:rsidRPr="00652486">
        <w:t xml:space="preserve"> is installed on the EC2 instances. The script being used in one of the images was this:</w:t>
      </w:r>
    </w:p>
    <w:p w14:paraId="3EED3371"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if [ $ENVIRONMENT == 'DSE2</w:t>
      </w:r>
      <w:proofErr w:type="gramStart"/>
      <w:r w:rsidRPr="00366FE7">
        <w:rPr>
          <w:rFonts w:ascii="Lucida Console" w:eastAsia="Times New Roman" w:hAnsi="Lucida Console" w:cs="Courier New"/>
          <w:color w:val="000000" w:themeColor="text1"/>
          <w:sz w:val="18"/>
          <w:szCs w:val="18"/>
          <w:highlight w:val="lightGray"/>
        </w:rPr>
        <w:t>' ]</w:t>
      </w:r>
      <w:proofErr w:type="gramEnd"/>
    </w:p>
    <w:p w14:paraId="2CDB5210"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then</w:t>
      </w:r>
    </w:p>
    <w:p w14:paraId="74E80BBF" w14:textId="39E2019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proofErr w:type="spellStart"/>
      <w:r w:rsidRPr="00366FE7">
        <w:rPr>
          <w:rFonts w:ascii="Lucida Console" w:eastAsia="Times New Roman" w:hAnsi="Lucida Console" w:cs="Courier New"/>
          <w:color w:val="000000" w:themeColor="text1"/>
          <w:sz w:val="18"/>
          <w:szCs w:val="18"/>
          <w:highlight w:val="lightGray"/>
        </w:rPr>
        <w:t>wget</w:t>
      </w:r>
      <w:proofErr w:type="spellEnd"/>
      <w:r w:rsidRPr="00366FE7">
        <w:rPr>
          <w:rFonts w:ascii="Lucida Console" w:eastAsia="Times New Roman" w:hAnsi="Lucida Console" w:cs="Courier New"/>
          <w:color w:val="000000" w:themeColor="text1"/>
          <w:sz w:val="18"/>
          <w:szCs w:val="18"/>
          <w:highlight w:val="lightGray"/>
        </w:rPr>
        <w:t xml:space="preserve"> --no-check-certificate -O Dynatrace-OneAgent-Linux.sh "</w:t>
      </w:r>
      <w:r w:rsidR="002E42C8">
        <w:rPr>
          <w:rFonts w:ascii="Lucida Console" w:eastAsia="Times New Roman" w:hAnsi="Lucida Console" w:cs="Courier New"/>
          <w:color w:val="000000" w:themeColor="text1"/>
          <w:sz w:val="18"/>
          <w:szCs w:val="18"/>
          <w:highlight w:val="lightGray"/>
        </w:rPr>
        <w:t>URL</w:t>
      </w:r>
      <w:r w:rsidRPr="00366FE7">
        <w:rPr>
          <w:rFonts w:ascii="Lucida Console" w:eastAsia="Times New Roman" w:hAnsi="Lucida Console" w:cs="Courier New"/>
          <w:color w:val="000000" w:themeColor="text1"/>
          <w:sz w:val="18"/>
          <w:szCs w:val="18"/>
          <w:highlight w:val="lightGray"/>
        </w:rPr>
        <w:t xml:space="preserve">" --header="Authorization: </w:t>
      </w:r>
      <w:proofErr w:type="spellStart"/>
      <w:r w:rsidRPr="00366FE7">
        <w:rPr>
          <w:rFonts w:ascii="Lucida Console" w:eastAsia="Times New Roman" w:hAnsi="Lucida Console" w:cs="Courier New"/>
          <w:color w:val="000000" w:themeColor="text1"/>
          <w:sz w:val="18"/>
          <w:szCs w:val="18"/>
          <w:highlight w:val="lightGray"/>
        </w:rPr>
        <w:t>Api</w:t>
      </w:r>
      <w:proofErr w:type="spellEnd"/>
      <w:r w:rsidRPr="00366FE7">
        <w:rPr>
          <w:rFonts w:ascii="Lucida Console" w:eastAsia="Times New Roman" w:hAnsi="Lucida Console" w:cs="Courier New"/>
          <w:color w:val="000000" w:themeColor="text1"/>
          <w:sz w:val="18"/>
          <w:szCs w:val="18"/>
          <w:highlight w:val="lightGray"/>
        </w:rPr>
        <w:t xml:space="preserve">-Token </w:t>
      </w:r>
      <w:r w:rsidR="00AF4AE7">
        <w:rPr>
          <w:rFonts w:ascii="Lucida Console" w:eastAsia="Times New Roman" w:hAnsi="Lucida Console" w:cs="Courier New"/>
          <w:color w:val="000000" w:themeColor="text1"/>
          <w:sz w:val="18"/>
          <w:szCs w:val="18"/>
          <w:highlight w:val="lightGray"/>
        </w:rPr>
        <w:t>ab</w:t>
      </w:r>
      <w:r w:rsidRPr="00366FE7">
        <w:rPr>
          <w:rFonts w:ascii="Lucida Console" w:eastAsia="Times New Roman" w:hAnsi="Lucida Console" w:cs="Courier New"/>
          <w:color w:val="000000" w:themeColor="text1"/>
          <w:sz w:val="18"/>
          <w:szCs w:val="18"/>
          <w:highlight w:val="lightGray"/>
        </w:rPr>
        <w:t>0c01.</w:t>
      </w:r>
      <w:r w:rsidR="002E42C8">
        <w:rPr>
          <w:rFonts w:ascii="Lucida Console" w:eastAsia="Times New Roman" w:hAnsi="Lucida Console" w:cs="Courier New"/>
          <w:color w:val="000000" w:themeColor="text1"/>
          <w:sz w:val="18"/>
          <w:szCs w:val="18"/>
          <w:highlight w:val="lightGray"/>
        </w:rPr>
        <w:t>ABCDEFGH1HI23JK45</w:t>
      </w:r>
      <w:r w:rsidRPr="00366FE7">
        <w:rPr>
          <w:rFonts w:ascii="Lucida Console" w:eastAsia="Times New Roman" w:hAnsi="Lucida Console" w:cs="Courier New"/>
          <w:color w:val="000000" w:themeColor="text1"/>
          <w:sz w:val="18"/>
          <w:szCs w:val="18"/>
          <w:highlight w:val="lightGray"/>
        </w:rPr>
        <w:t>Y</w:t>
      </w:r>
      <w:r w:rsidR="002E42C8">
        <w:rPr>
          <w:rFonts w:ascii="Lucida Console" w:eastAsia="Times New Roman" w:hAnsi="Lucida Console" w:cs="Courier New"/>
          <w:color w:val="000000" w:themeColor="text1"/>
          <w:sz w:val="18"/>
          <w:szCs w:val="18"/>
          <w:highlight w:val="lightGray"/>
        </w:rPr>
        <w:t>LMNOPQRS</w:t>
      </w:r>
      <w:r w:rsidRPr="00366FE7">
        <w:rPr>
          <w:rFonts w:ascii="Lucida Console" w:eastAsia="Times New Roman" w:hAnsi="Lucida Console" w:cs="Courier New"/>
          <w:color w:val="000000" w:themeColor="text1"/>
          <w:sz w:val="18"/>
          <w:szCs w:val="18"/>
          <w:highlight w:val="lightGray"/>
        </w:rPr>
        <w:t>.HUG3OO7YUFKRGQATWJGTTIBATHDLYGNIYI2MHEWJQ2MFG3VKL4QJ7UAGSSCIDD32"</w:t>
      </w:r>
    </w:p>
    <w:p w14:paraId="051799B9"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/bin/</w:t>
      </w:r>
      <w:proofErr w:type="spellStart"/>
      <w:r w:rsidRPr="00366FE7">
        <w:rPr>
          <w:rFonts w:ascii="Lucida Console" w:eastAsia="Times New Roman" w:hAnsi="Lucida Console" w:cs="Courier New"/>
          <w:color w:val="000000" w:themeColor="text1"/>
          <w:sz w:val="18"/>
          <w:szCs w:val="18"/>
          <w:highlight w:val="lightGray"/>
        </w:rPr>
        <w:t>sh</w:t>
      </w:r>
      <w:proofErr w:type="spellEnd"/>
      <w:r w:rsidRPr="00366FE7">
        <w:rPr>
          <w:rFonts w:ascii="Lucida Console" w:eastAsia="Times New Roman" w:hAnsi="Lucida Console" w:cs="Courier New"/>
          <w:color w:val="000000" w:themeColor="text1"/>
          <w:sz w:val="18"/>
          <w:szCs w:val="18"/>
          <w:highlight w:val="lightGray"/>
        </w:rPr>
        <w:t xml:space="preserve"> Dynatrace-OneAgent-Linux.sh --set-host-group=PRE_TMA_${ENVIRONMENT}</w:t>
      </w:r>
    </w:p>
    <w:p w14:paraId="75710115"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rPr>
      </w:pPr>
      <w:r w:rsidRPr="00366FE7">
        <w:rPr>
          <w:rFonts w:ascii="Lucida Console" w:eastAsia="Times New Roman" w:hAnsi="Lucida Console" w:cs="Courier New"/>
          <w:color w:val="000000" w:themeColor="text1"/>
          <w:sz w:val="18"/>
          <w:szCs w:val="18"/>
          <w:highlight w:val="lightGray"/>
        </w:rPr>
        <w:t>fi</w:t>
      </w:r>
    </w:p>
    <w:p w14:paraId="6C99A31D" w14:textId="2488C26A" w:rsidR="00366FE7" w:rsidRPr="00652486" w:rsidRDefault="00B43720" w:rsidP="0037549D">
      <w:r w:rsidRPr="00652486">
        <w:t xml:space="preserve">This checks if the environment is DSE2, and if </w:t>
      </w:r>
      <w:proofErr w:type="gramStart"/>
      <w:r w:rsidRPr="00652486">
        <w:t>so</w:t>
      </w:r>
      <w:proofErr w:type="gramEnd"/>
      <w:r w:rsidRPr="00652486">
        <w:t xml:space="preserve"> it downloads </w:t>
      </w:r>
      <w:proofErr w:type="spellStart"/>
      <w:r w:rsidRPr="00652486">
        <w:t>DynaTrace</w:t>
      </w:r>
      <w:proofErr w:type="spellEnd"/>
      <w:r w:rsidRPr="00652486">
        <w:t>, installs it, and sets the host-group to PRE_TMA_&lt;env&gt;. Tom needed the script changed so that:</w:t>
      </w:r>
    </w:p>
    <w:p w14:paraId="2D972D22" w14:textId="7627B001" w:rsidR="00B43720" w:rsidRPr="00652486" w:rsidRDefault="00B43720" w:rsidP="00B43720">
      <w:pPr>
        <w:pStyle w:val="ListParagraph"/>
        <w:numPr>
          <w:ilvl w:val="0"/>
          <w:numId w:val="4"/>
        </w:numPr>
      </w:pPr>
      <w:r w:rsidRPr="00652486">
        <w:t>It follows all those steps unless the environment is PRD or PTE</w:t>
      </w:r>
    </w:p>
    <w:p w14:paraId="6B980721" w14:textId="19B76A9B" w:rsidR="00B43720" w:rsidRPr="00652486" w:rsidRDefault="00B43720" w:rsidP="00B43720">
      <w:pPr>
        <w:pStyle w:val="ListParagraph"/>
        <w:numPr>
          <w:ilvl w:val="0"/>
          <w:numId w:val="4"/>
        </w:numPr>
      </w:pPr>
      <w:r w:rsidRPr="00652486">
        <w:t>The host-group name becomes PRE-NOTS-&lt;env&gt;</w:t>
      </w:r>
    </w:p>
    <w:p w14:paraId="2C8177A7" w14:textId="231E8E98" w:rsidR="00B43720" w:rsidRPr="00652486" w:rsidRDefault="00B43720" w:rsidP="00B43720">
      <w:pPr>
        <w:pStyle w:val="ListParagraph"/>
        <w:numPr>
          <w:ilvl w:val="0"/>
          <w:numId w:val="4"/>
        </w:numPr>
      </w:pPr>
      <w:r w:rsidRPr="00652486">
        <w:t xml:space="preserve">In the environments PRD or </w:t>
      </w:r>
      <w:proofErr w:type="gramStart"/>
      <w:r w:rsidRPr="00652486">
        <w:t>PTE</w:t>
      </w:r>
      <w:proofErr w:type="gramEnd"/>
      <w:r w:rsidRPr="00652486">
        <w:t xml:space="preserve"> it should do a similar thing but have a different URL</w:t>
      </w:r>
    </w:p>
    <w:p w14:paraId="66512A78" w14:textId="6293E26A" w:rsidR="00B43720" w:rsidRPr="00652486" w:rsidRDefault="00B43720" w:rsidP="00B43720">
      <w:pPr>
        <w:pStyle w:val="ListParagraph"/>
        <w:numPr>
          <w:ilvl w:val="0"/>
          <w:numId w:val="4"/>
        </w:numPr>
      </w:pPr>
      <w:r w:rsidRPr="00652486">
        <w:t xml:space="preserve">In PRD and </w:t>
      </w:r>
      <w:proofErr w:type="gramStart"/>
      <w:r w:rsidRPr="00652486">
        <w:t>PTE</w:t>
      </w:r>
      <w:proofErr w:type="gramEnd"/>
      <w:r w:rsidRPr="00652486">
        <w:t xml:space="preserve"> the host-group name becomes PRD-NOTS-&lt;env&gt;</w:t>
      </w:r>
    </w:p>
    <w:p w14:paraId="5E61F657" w14:textId="4462A378" w:rsidR="00B43720" w:rsidRPr="00652486" w:rsidRDefault="00B43720" w:rsidP="00B43720">
      <w:r w:rsidRPr="00652486">
        <w:t>This ticket follows a plan-do-check-act scheme.</w:t>
      </w:r>
      <w:r w:rsidR="00C25E95">
        <w:t xml:space="preserve"> The PLAN stage takes place when I get on a call with my LM and simply talk through the brief, what is required, and how I might go about completing it. Then </w:t>
      </w:r>
      <w:proofErr w:type="spellStart"/>
      <w:r w:rsidR="00C25E95">
        <w:t>the</w:t>
      </w:r>
      <w:proofErr w:type="spellEnd"/>
      <w:r w:rsidR="00C25E95">
        <w:t xml:space="preserve"> DO stage, when I go away and write up the code that is required. The CHECK stage happens when I reconvene with my LM, explain to him what I am unsure of in the code, and he proposes a simple way I can check it. Then the ACT stage occurs when the script I have written is approved, and I am able to merge </w:t>
      </w:r>
      <w:proofErr w:type="gramStart"/>
      <w:r w:rsidR="00C25E95">
        <w:t>it</w:t>
      </w:r>
      <w:proofErr w:type="gramEnd"/>
      <w:r w:rsidR="00C25E95">
        <w:t xml:space="preserve"> so it becomes a functioning and useful part of our codebase. </w:t>
      </w:r>
      <w:r w:rsidR="00B235D2" w:rsidRPr="00652486">
        <w:br/>
      </w:r>
      <w:hyperlink w:anchor="Knowledge_4" w:history="1">
        <w:r w:rsidR="00B235D2" w:rsidRPr="00652486">
          <w:rPr>
            <w:rStyle w:val="Hyperlink"/>
          </w:rPr>
          <w:t>K6</w:t>
        </w:r>
      </w:hyperlink>
    </w:p>
    <w:p w14:paraId="30236267" w14:textId="6C31D3CC" w:rsidR="00426A01" w:rsidRPr="00652486" w:rsidRDefault="00426A01" w:rsidP="00C04AB0">
      <w:pPr>
        <w:pStyle w:val="Heading5"/>
      </w:pPr>
      <w:r w:rsidRPr="00652486">
        <w:t>Ticket Process</w:t>
      </w:r>
    </w:p>
    <w:p w14:paraId="5A74374C" w14:textId="08D71750" w:rsidR="00C04AB0" w:rsidRPr="00652486" w:rsidRDefault="00B43720" w:rsidP="0037549D">
      <w:r w:rsidRPr="00652486">
        <w:rPr>
          <w:rStyle w:val="SubtleEmphasis"/>
        </w:rPr>
        <w:t>Call with Tom</w:t>
      </w:r>
      <w:r w:rsidR="00C04AB0" w:rsidRPr="00652486">
        <w:rPr>
          <w:rStyle w:val="SubtleEmphasis"/>
        </w:rPr>
        <w:br/>
      </w:r>
      <w:r w:rsidRPr="00652486">
        <w:t xml:space="preserve">On the call with Tom he outlined all the above information to </w:t>
      </w:r>
      <w:r w:rsidR="00C25E95" w:rsidRPr="00652486">
        <w:t>me and</w:t>
      </w:r>
      <w:r w:rsidR="00383E73" w:rsidRPr="00652486">
        <w:t xml:space="preserve"> explained more about </w:t>
      </w:r>
      <w:proofErr w:type="spellStart"/>
      <w:r w:rsidR="00383E73" w:rsidRPr="00652486">
        <w:t>DynaTrace</w:t>
      </w:r>
      <w:proofErr w:type="spellEnd"/>
      <w:r w:rsidR="00383E73" w:rsidRPr="00652486">
        <w:t xml:space="preserve"> and the way it works. Initially this job would have been to install </w:t>
      </w:r>
      <w:proofErr w:type="spellStart"/>
      <w:r w:rsidR="00383E73" w:rsidRPr="00652486">
        <w:t>DynaTrace</w:t>
      </w:r>
      <w:proofErr w:type="spellEnd"/>
      <w:r w:rsidR="00383E73" w:rsidRPr="00652486">
        <w:t xml:space="preserve"> on all the Lambdas too if there were any that Tom had missed, however after having checked them I realised he’d been very thorough.</w:t>
      </w:r>
      <w:r w:rsidR="00D022A0" w:rsidRPr="00652486">
        <w:t xml:space="preserve"> It was useful to talk through a plan of action, even for something as simple as this.</w:t>
      </w:r>
      <w:r w:rsidR="00C25E95">
        <w:t xml:space="preserve"> I explained a basic plan of a script to use, in simple terms. </w:t>
      </w:r>
    </w:p>
    <w:p w14:paraId="02DF8334" w14:textId="2973C2F0" w:rsidR="00383E73" w:rsidRPr="00C04AB0" w:rsidRDefault="00B43720" w:rsidP="0037549D">
      <w:pPr>
        <w:rPr>
          <w:i/>
          <w:iCs/>
          <w:color w:val="794908" w:themeColor="accent1" w:themeShade="7F"/>
        </w:rPr>
      </w:pPr>
      <w:r w:rsidRPr="00652486">
        <w:rPr>
          <w:rStyle w:val="SubtleEmphasis"/>
        </w:rPr>
        <w:t>Proposing a script</w:t>
      </w:r>
      <w:r w:rsidR="00C04AB0" w:rsidRPr="00652486">
        <w:rPr>
          <w:rStyle w:val="SubtleEmphasis"/>
        </w:rPr>
        <w:br/>
      </w:r>
      <w:r w:rsidR="00383E73" w:rsidRPr="00652486">
        <w:t>I quickly got back to Tom after the call with a script that looked like this:</w:t>
      </w:r>
    </w:p>
    <w:p w14:paraId="58560709"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if [ $ENVIRONMENT == 'PTE*</w:t>
      </w:r>
      <w:proofErr w:type="gramStart"/>
      <w:r w:rsidRPr="00D022A0">
        <w:rPr>
          <w:rFonts w:ascii="Lucida Console" w:hAnsi="Lucida Console"/>
          <w:color w:val="000000" w:themeColor="text1"/>
          <w:sz w:val="18"/>
          <w:szCs w:val="18"/>
          <w:highlight w:val="lightGray"/>
        </w:rPr>
        <w:t>' ]</w:t>
      </w:r>
      <w:proofErr w:type="gramEnd"/>
      <w:r w:rsidRPr="00D022A0">
        <w:rPr>
          <w:rFonts w:ascii="Lucida Console" w:hAnsi="Lucida Console"/>
          <w:color w:val="000000" w:themeColor="text1"/>
          <w:sz w:val="18"/>
          <w:szCs w:val="18"/>
          <w:highlight w:val="lightGray"/>
        </w:rPr>
        <w:t xml:space="preserve"> || [ $ENVIRONMENT == 'PRD*' ]</w:t>
      </w:r>
    </w:p>
    <w:p w14:paraId="7758C287"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lastRenderedPageBreak/>
        <w:t>then</w:t>
      </w:r>
    </w:p>
    <w:p w14:paraId="232BA237" w14:textId="2E855711"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hyperlink r:id="rId28" w:tgtFrame="_blank" w:history="1">
        <w:r w:rsidR="002E42C8">
          <w:rPr>
            <w:rStyle w:val="Hyperlink"/>
            <w:rFonts w:ascii="Lucida Console" w:hAnsi="Lucida Console"/>
            <w:color w:val="000000" w:themeColor="text1"/>
            <w:sz w:val="18"/>
            <w:szCs w:val="18"/>
            <w:highlight w:val="lightGray"/>
          </w:rPr>
          <w:t>URL</w:t>
        </w:r>
      </w:hyperlink>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5BFAE47B"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--set-host-group=PRD_NOTS_${ENVIRONMENT}</w:t>
      </w:r>
    </w:p>
    <w:p w14:paraId="2B1CD438" w14:textId="31833293"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el</w:t>
      </w:r>
      <w:r w:rsidR="00FE0DED">
        <w:rPr>
          <w:rFonts w:ascii="Lucida Console" w:hAnsi="Lucida Console"/>
          <w:color w:val="000000" w:themeColor="text1"/>
          <w:sz w:val="18"/>
          <w:szCs w:val="18"/>
          <w:highlight w:val="lightGray"/>
        </w:rPr>
        <w:t>se</w:t>
      </w:r>
    </w:p>
    <w:p w14:paraId="0C06409D" w14:textId="1585985E"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r w:rsidR="002E42C8">
        <w:rPr>
          <w:rFonts w:ascii="Lucida Console" w:hAnsi="Lucida Console"/>
          <w:color w:val="000000" w:themeColor="text1"/>
          <w:sz w:val="18"/>
          <w:szCs w:val="18"/>
          <w:highlight w:val="lightGray"/>
        </w:rPr>
        <w:t>ALT_URL</w:t>
      </w:r>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66E97976"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--set-host-group=PRE_NOTS_${ENVIRONMENT}</w:t>
      </w:r>
    </w:p>
    <w:p w14:paraId="25E58713" w14:textId="77777777" w:rsidR="00383E73" w:rsidRPr="00383E73" w:rsidRDefault="00383E73" w:rsidP="00383E73">
      <w:pPr>
        <w:pStyle w:val="HTMLPreformatted"/>
        <w:spacing w:before="60" w:after="60"/>
        <w:rPr>
          <w:rFonts w:ascii="Lucida Console" w:hAnsi="Lucida Console"/>
          <w:color w:val="000000" w:themeColor="text1"/>
          <w:sz w:val="18"/>
          <w:szCs w:val="18"/>
        </w:rPr>
      </w:pPr>
      <w:r w:rsidRPr="00D022A0">
        <w:rPr>
          <w:rFonts w:ascii="Lucida Console" w:hAnsi="Lucida Console"/>
          <w:color w:val="000000" w:themeColor="text1"/>
          <w:sz w:val="18"/>
          <w:szCs w:val="18"/>
          <w:highlight w:val="lightGray"/>
        </w:rPr>
        <w:t>fi</w:t>
      </w:r>
    </w:p>
    <w:p w14:paraId="06D6CBF8" w14:textId="3EA6185A" w:rsidR="00C25E95" w:rsidRDefault="00383E73" w:rsidP="0037549D">
      <w:r w:rsidRPr="00652486">
        <w:t xml:space="preserve">A simple ‘if’ statement that checked if the environment was PTE or </w:t>
      </w:r>
      <w:r w:rsidR="00F421C7" w:rsidRPr="00652486">
        <w:t>PRD and</w:t>
      </w:r>
      <w:r w:rsidRPr="00652486">
        <w:t xml:space="preserve"> did a different thing depending on the outcome. There were a few things in this script I was unsure about. The key thing being the ‘wildcards’ I had added after the </w:t>
      </w:r>
      <w:proofErr w:type="spellStart"/>
      <w:r w:rsidRPr="00652486">
        <w:t>envs</w:t>
      </w:r>
      <w:proofErr w:type="spellEnd"/>
      <w:r w:rsidRPr="00652486">
        <w:t xml:space="preserve"> PTE and PRD. I added this to ensure that we could use the same script for DSE1 and DSE2, however I was unsure of the best way to check </w:t>
      </w:r>
      <w:r w:rsidR="00F421C7" w:rsidRPr="00652486">
        <w:t>if the wildcards worked the way I thought they did – beyond googling it</w:t>
      </w:r>
      <w:r w:rsidR="00E84AD6">
        <w:t xml:space="preserve"> (fig. 16)</w:t>
      </w:r>
    </w:p>
    <w:p w14:paraId="36F5A76B" w14:textId="77777777" w:rsidR="00E84AD6" w:rsidRDefault="00C25E95" w:rsidP="0088677F">
      <w:pPr>
        <w:keepNext/>
      </w:pPr>
      <w:r>
        <w:rPr>
          <w:noProof/>
        </w:rPr>
        <mc:AlternateContent>
          <mc:Choice Requires="wps">
            <w:drawing>
              <wp:anchor distT="0" distB="0" distL="114300" distR="114300" simplePos="0" relativeHeight="251659264" behindDoc="0" locked="0" layoutInCell="1" allowOverlap="1" wp14:anchorId="0C376354" wp14:editId="33B45FD1">
                <wp:simplePos x="0" y="0"/>
                <wp:positionH relativeFrom="column">
                  <wp:posOffset>283210</wp:posOffset>
                </wp:positionH>
                <wp:positionV relativeFrom="paragraph">
                  <wp:posOffset>494030</wp:posOffset>
                </wp:positionV>
                <wp:extent cx="5171090" cy="388882"/>
                <wp:effectExtent l="0" t="0" r="10795" b="17780"/>
                <wp:wrapNone/>
                <wp:docPr id="20" name="Rectangle 20"/>
                <wp:cNvGraphicFramePr/>
                <a:graphic xmlns:a="http://schemas.openxmlformats.org/drawingml/2006/main">
                  <a:graphicData uri="http://schemas.microsoft.com/office/word/2010/wordprocessingShape">
                    <wps:wsp>
                      <wps:cNvSpPr/>
                      <wps:spPr>
                        <a:xfrm>
                          <a:off x="0" y="0"/>
                          <a:ext cx="5171090" cy="388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CC2B6" id="Rectangle 20" o:spid="_x0000_s1026" style="position:absolute;margin-left:22.3pt;margin-top:38.9pt;width:407.15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" fillcolor="#f09415 [3204]" strokecolor="#794908 [1604]" strokeweight="1pt"/>
            </w:pict>
          </mc:Fallback>
        </mc:AlternateContent>
      </w:r>
      <w:r>
        <w:rPr>
          <w:noProof/>
        </w:rPr>
        <w:drawing>
          <wp:inline distT="0" distB="0" distL="0" distR="0" wp14:anchorId="2C0CC828" wp14:editId="233EA907">
            <wp:extent cx="5943600" cy="1945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p>
    <w:p w14:paraId="08BB3FB4" w14:textId="5B12C991" w:rsidR="00383E73" w:rsidRPr="00652486" w:rsidRDefault="00E84AD6" w:rsidP="0088677F">
      <w:pPr>
        <w:pStyle w:val="Caption"/>
      </w:pPr>
      <w:r>
        <w:t xml:space="preserve">Figure </w:t>
      </w:r>
      <w:r w:rsidR="00000000">
        <w:fldChar w:fldCharType="begin"/>
      </w:r>
      <w:r w:rsidR="00000000">
        <w:instrText xml:space="preserve"> SEQ Figure \* ARABIC </w:instrText>
      </w:r>
      <w:r w:rsidR="00000000">
        <w:fldChar w:fldCharType="separate"/>
      </w:r>
      <w:r w:rsidR="00BF659C">
        <w:rPr>
          <w:noProof/>
        </w:rPr>
        <w:t>16</w:t>
      </w:r>
      <w:r w:rsidR="00000000">
        <w:rPr>
          <w:noProof/>
        </w:rPr>
        <w:fldChar w:fldCharType="end"/>
      </w:r>
      <w:r>
        <w:t xml:space="preserve"> - Proposing my script to Tom, and setting up a meeting to check it</w:t>
      </w:r>
    </w:p>
    <w:p w14:paraId="2AA03746" w14:textId="6BBAFE60" w:rsidR="00C04AB0" w:rsidRPr="00652486" w:rsidRDefault="00B43720" w:rsidP="00C04AB0">
      <w:pPr>
        <w:keepNext/>
      </w:pPr>
      <w:r w:rsidRPr="00652486">
        <w:rPr>
          <w:rStyle w:val="SubtleEmphasis"/>
        </w:rPr>
        <w:t>Checking the script</w:t>
      </w:r>
      <w:r w:rsidR="00C04AB0" w:rsidRPr="00652486">
        <w:rPr>
          <w:rStyle w:val="SubtleEmphasis"/>
        </w:rPr>
        <w:br/>
      </w:r>
      <w:r w:rsidR="00F421C7" w:rsidRPr="00652486">
        <w:t xml:space="preserve">I hopped back on a call with </w:t>
      </w:r>
      <w:proofErr w:type="gramStart"/>
      <w:r w:rsidR="00F421C7" w:rsidRPr="00652486">
        <w:t>Tom</w:t>
      </w:r>
      <w:proofErr w:type="gramEnd"/>
      <w:r w:rsidR="00F421C7" w:rsidRPr="00652486">
        <w:t xml:space="preserve"> and he suggested a quick and easy way to check the wildcards. Using my </w:t>
      </w:r>
      <w:proofErr w:type="gramStart"/>
      <w:r w:rsidR="00F421C7" w:rsidRPr="00652486">
        <w:t>console</w:t>
      </w:r>
      <w:proofErr w:type="gramEnd"/>
      <w:r w:rsidR="00F421C7" w:rsidRPr="00652486">
        <w:t xml:space="preserve"> </w:t>
      </w:r>
      <w:r w:rsidR="001B2522" w:rsidRPr="00652486">
        <w:t>I wrote a bash script that did pretty much what I was attempting, however much simpler</w:t>
      </w:r>
      <w:r w:rsidR="00C04AB0" w:rsidRPr="00652486">
        <w:t xml:space="preserve"> </w:t>
      </w:r>
      <w:r w:rsidR="00C04AB0" w:rsidRPr="00652486">
        <w:lastRenderedPageBreak/>
        <w:t>(fig. 1</w:t>
      </w:r>
      <w:r w:rsidR="00E84AD6">
        <w:t>7</w:t>
      </w:r>
      <w:r w:rsidR="00C04AB0" w:rsidRPr="00652486">
        <w:t>)</w:t>
      </w:r>
      <w:r w:rsidR="001B2522" w:rsidRPr="00652486">
        <w:t xml:space="preserve">. </w:t>
      </w:r>
      <w:r w:rsidR="001B2522" w:rsidRPr="00652486">
        <w:rPr>
          <w:noProof/>
        </w:rPr>
        <w:drawing>
          <wp:inline distT="0" distB="0" distL="0" distR="0" wp14:anchorId="7F5F0C59" wp14:editId="3EB5C127">
            <wp:extent cx="5943600" cy="3017520"/>
            <wp:effectExtent l="0" t="0" r="0" b="508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B7A838" w14:textId="19648B67" w:rsidR="00F421C7" w:rsidRPr="00652486" w:rsidRDefault="00C04AB0" w:rsidP="00C04AB0">
      <w:pPr>
        <w:pStyle w:val="Caption"/>
        <w:rPr>
          <w:i/>
          <w:iCs/>
          <w:color w:val="794908" w:themeColor="accent1" w:themeShade="7F"/>
        </w:rPr>
      </w:pPr>
      <w:r w:rsidRPr="00652486">
        <w:t xml:space="preserve">Figure </w:t>
      </w:r>
      <w:r w:rsidR="00000000">
        <w:fldChar w:fldCharType="begin"/>
      </w:r>
      <w:r w:rsidR="00000000">
        <w:instrText xml:space="preserve"> SEQ Figure \* ARABIC </w:instrText>
      </w:r>
      <w:r w:rsidR="00000000">
        <w:fldChar w:fldCharType="separate"/>
      </w:r>
      <w:r w:rsidR="00BF659C">
        <w:rPr>
          <w:noProof/>
        </w:rPr>
        <w:t>17</w:t>
      </w:r>
      <w:r w:rsidR="00000000">
        <w:rPr>
          <w:noProof/>
        </w:rPr>
        <w:fldChar w:fldCharType="end"/>
      </w:r>
      <w:r w:rsidRPr="00652486">
        <w:t xml:space="preserve"> - A recreation of the tests I ran in the console</w:t>
      </w:r>
    </w:p>
    <w:p w14:paraId="23F68012" w14:textId="5D25850C" w:rsidR="001B2522" w:rsidRPr="00652486" w:rsidRDefault="001B2522" w:rsidP="0037549D">
      <w:r w:rsidRPr="00652486">
        <w:t xml:space="preserve">I found out that the wildcards didn’t work in bash the way I was expecting. Instead, it seemed to produce all the files in a directory. Wildcards only worked the way I was remembering them in regex, and a double square bracket converts bash to regex. </w:t>
      </w:r>
      <w:r w:rsidR="00AC27E5" w:rsidRPr="00652486">
        <w:t xml:space="preserve">I could then test if they </w:t>
      </w:r>
      <w:r w:rsidR="002E42C8" w:rsidRPr="00652486">
        <w:t>worked and</w:t>
      </w:r>
      <w:r w:rsidR="00AC27E5" w:rsidRPr="00652486">
        <w:t xml:space="preserve"> applied this knowledge to the original script.</w:t>
      </w:r>
    </w:p>
    <w:p w14:paraId="741E23A2" w14:textId="25F3054B" w:rsidR="00AC27E5" w:rsidRPr="00652486" w:rsidRDefault="00B43720" w:rsidP="0037549D">
      <w:pPr>
        <w:rPr>
          <w:i/>
          <w:iCs/>
          <w:color w:val="794908" w:themeColor="accent1" w:themeShade="7F"/>
        </w:rPr>
      </w:pPr>
      <w:r w:rsidRPr="00652486">
        <w:rPr>
          <w:rStyle w:val="SubtleEmphasis"/>
        </w:rPr>
        <w:t>Applying the script</w:t>
      </w:r>
      <w:r w:rsidR="00C04AB0" w:rsidRPr="00652486">
        <w:rPr>
          <w:rStyle w:val="SubtleEmphasis"/>
        </w:rPr>
        <w:br/>
      </w:r>
      <w:r w:rsidR="00AC27E5" w:rsidRPr="00652486">
        <w:t>I made the changes to the script, pushed it to a feature branch, and requested review from Tom. He approved and I merged it into DSE2</w:t>
      </w:r>
      <w:r w:rsidR="00C04AB0" w:rsidRPr="00652486">
        <w:t xml:space="preserve"> (fig. 1</w:t>
      </w:r>
      <w:r w:rsidR="00E84AD6">
        <w:t>8</w:t>
      </w:r>
      <w:r w:rsidR="00C04AB0" w:rsidRPr="00652486">
        <w:t>)</w:t>
      </w:r>
      <w:r w:rsidR="00AC27E5" w:rsidRPr="00652486">
        <w:t>.</w:t>
      </w:r>
    </w:p>
    <w:p w14:paraId="2B850B4F" w14:textId="77777777" w:rsidR="00C04AB0" w:rsidRPr="00652486" w:rsidRDefault="00AC27E5" w:rsidP="00C04AB0">
      <w:pPr>
        <w:keepNext/>
      </w:pPr>
      <w:r w:rsidRPr="00652486">
        <w:rPr>
          <w:noProof/>
        </w:rPr>
        <w:drawing>
          <wp:inline distT="0" distB="0" distL="0" distR="0" wp14:anchorId="05744FC4" wp14:editId="6DD6C8C5">
            <wp:extent cx="5943600" cy="18116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9CFD89A" w14:textId="6873BC22" w:rsidR="00AC27E5" w:rsidRPr="00652486" w:rsidRDefault="00C04AB0" w:rsidP="00C04AB0">
      <w:pPr>
        <w:pStyle w:val="Caption"/>
      </w:pPr>
      <w:r w:rsidRPr="00652486">
        <w:t xml:space="preserve">Figure </w:t>
      </w:r>
      <w:r w:rsidR="00000000">
        <w:fldChar w:fldCharType="begin"/>
      </w:r>
      <w:r w:rsidR="00000000">
        <w:instrText xml:space="preserve"> SEQ Figure \* ARABIC </w:instrText>
      </w:r>
      <w:r w:rsidR="00000000">
        <w:fldChar w:fldCharType="separate"/>
      </w:r>
      <w:r w:rsidR="00BF659C">
        <w:rPr>
          <w:noProof/>
        </w:rPr>
        <w:t>18</w:t>
      </w:r>
      <w:r w:rsidR="00000000">
        <w:rPr>
          <w:noProof/>
        </w:rPr>
        <w:fldChar w:fldCharType="end"/>
      </w:r>
      <w:r w:rsidRPr="00652486">
        <w:t xml:space="preserve"> - Creating the MR and merging to DSE2</w:t>
      </w:r>
    </w:p>
    <w:p w14:paraId="60B644DE" w14:textId="1E4DF460" w:rsidR="00AC27E5" w:rsidRPr="00652486" w:rsidRDefault="00AC27E5" w:rsidP="0037549D">
      <w:pPr>
        <w:rPr>
          <w:i/>
          <w:iCs/>
          <w:color w:val="794908" w:themeColor="accent1" w:themeShade="7F"/>
        </w:rPr>
      </w:pPr>
      <w:r w:rsidRPr="00652486">
        <w:rPr>
          <w:rStyle w:val="SubtleEmphasis"/>
        </w:rPr>
        <w:t>Business impact</w:t>
      </w:r>
      <w:r w:rsidR="00C04AB0" w:rsidRPr="00652486">
        <w:rPr>
          <w:rStyle w:val="SubtleEmphasis"/>
        </w:rPr>
        <w:br/>
      </w:r>
      <w:proofErr w:type="spellStart"/>
      <w:r w:rsidRPr="00652486">
        <w:t>DynaTrace</w:t>
      </w:r>
      <w:proofErr w:type="spellEnd"/>
      <w:r w:rsidRPr="00652486">
        <w:t xml:space="preserve"> is a hugely valuable piece of software that handles monitoring and logs for our entire stack. Getting this up and running quickly is of very high priority, so additions like this script are key to getting this process underway. This will </w:t>
      </w:r>
      <w:r w:rsidR="00C04AB0" w:rsidRPr="00652486">
        <w:t xml:space="preserve">improve efficiency in triaging errors, reduce time searching for bugs, and potentially warn us of problems before they happen. </w:t>
      </w:r>
    </w:p>
    <w:p w14:paraId="60B58EE0" w14:textId="6E4B163B" w:rsidR="00426A01" w:rsidRPr="00652486" w:rsidRDefault="00426A01" w:rsidP="00B235D2">
      <w:pPr>
        <w:pStyle w:val="Heading5"/>
      </w:pPr>
      <w:r w:rsidRPr="00652486">
        <w:lastRenderedPageBreak/>
        <w:t xml:space="preserve">Knowledge </w:t>
      </w:r>
    </w:p>
    <w:p w14:paraId="51A0BB69" w14:textId="34B4B186" w:rsidR="00B235D2" w:rsidRPr="00652486" w:rsidRDefault="00B235D2" w:rsidP="0037549D">
      <w:bookmarkStart w:id="56" w:name="Knowledge_4"/>
      <w:r w:rsidRPr="00652486">
        <w:rPr>
          <w:rStyle w:val="SubtleEmphasis"/>
        </w:rPr>
        <w:t>K6</w:t>
      </w:r>
      <w:r w:rsidRPr="00652486">
        <w:t xml:space="preserve"> </w:t>
      </w:r>
      <w:bookmarkEnd w:id="56"/>
      <w:r w:rsidRPr="00652486">
        <w:t xml:space="preserve">- A range of </w:t>
      </w:r>
      <w:r w:rsidR="009B329D" w:rsidRPr="00652486">
        <w:t>problem-solving</w:t>
      </w:r>
      <w:r w:rsidRPr="00652486">
        <w:t xml:space="preserve"> techniques appropriate to the task at hand, such as affinity mapping, impact maps, plan-do-check-act/Deming.</w:t>
      </w:r>
    </w:p>
    <w:p w14:paraId="3BDE2383" w14:textId="77777777" w:rsidR="0035430A" w:rsidRPr="00652486" w:rsidRDefault="00AA2A19" w:rsidP="00F76EB7">
      <w:pPr>
        <w:pStyle w:val="Title"/>
      </w:pPr>
      <w:r w:rsidRPr="00652486">
        <w:br w:type="page"/>
      </w:r>
      <w:r w:rsidR="0035430A" w:rsidRPr="00652486">
        <w:lastRenderedPageBreak/>
        <w:t>Project #5</w:t>
      </w:r>
    </w:p>
    <w:p w14:paraId="30B12C3B" w14:textId="4397DA38" w:rsidR="0035430A" w:rsidRPr="00652486" w:rsidRDefault="0035430A" w:rsidP="00F76EB7">
      <w:pPr>
        <w:pStyle w:val="Heading5"/>
      </w:pPr>
      <w:r w:rsidRPr="00652486">
        <w:t>Ticket Name</w:t>
      </w:r>
    </w:p>
    <w:p w14:paraId="339B7E32" w14:textId="5E9B3DA1" w:rsidR="00253D1A" w:rsidRPr="00652486" w:rsidRDefault="00253D1A">
      <w:r w:rsidRPr="00652486">
        <w:t>DDMDEV-184</w:t>
      </w:r>
    </w:p>
    <w:p w14:paraId="4269ED7D" w14:textId="3194B079" w:rsidR="0035430A" w:rsidRPr="00652486" w:rsidRDefault="0035430A" w:rsidP="00F76EB7">
      <w:pPr>
        <w:pStyle w:val="Heading5"/>
      </w:pPr>
      <w:r w:rsidRPr="00652486">
        <w:t>Ticket Description</w:t>
      </w:r>
    </w:p>
    <w:p w14:paraId="3042E833" w14:textId="73B97A7C" w:rsidR="00C75FA9" w:rsidRPr="00652486" w:rsidRDefault="00C75FA9" w:rsidP="00C75FA9">
      <w:r w:rsidRPr="00652486">
        <w:t xml:space="preserve">Write the terraform for a new </w:t>
      </w:r>
      <w:proofErr w:type="spellStart"/>
      <w:r w:rsidRPr="00652486">
        <w:t>ApiGateway</w:t>
      </w:r>
      <w:proofErr w:type="spellEnd"/>
      <w:r w:rsidRPr="00652486">
        <w:t xml:space="preserve"> and </w:t>
      </w:r>
      <w:r w:rsidR="004F3D30" w:rsidRPr="00652486">
        <w:t>Lambda and</w:t>
      </w:r>
      <w:r w:rsidRPr="00652486">
        <w:t xml:space="preserve"> deploy into the Developer Supported Environment. </w:t>
      </w:r>
    </w:p>
    <w:p w14:paraId="7FC5D93B" w14:textId="77777777" w:rsidR="00C75FA9" w:rsidRPr="00652486" w:rsidRDefault="00F76EB7" w:rsidP="00C75FA9">
      <w:pPr>
        <w:keepNext/>
      </w:pPr>
      <w:r w:rsidRPr="00652486">
        <w:rPr>
          <w:noProof/>
        </w:rPr>
        <w:drawing>
          <wp:inline distT="0" distB="0" distL="0" distR="0" wp14:anchorId="3DCC02FF" wp14:editId="18F84AC4">
            <wp:extent cx="5943600" cy="350964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1C223E19" w14:textId="355E837B" w:rsidR="00F76EB7" w:rsidRPr="00652486" w:rsidRDefault="00C75FA9" w:rsidP="00C75FA9">
      <w:pPr>
        <w:pStyle w:val="Caption"/>
      </w:pPr>
      <w:r w:rsidRPr="00652486">
        <w:t xml:space="preserve">Figure </w:t>
      </w:r>
      <w:r w:rsidR="00000000">
        <w:fldChar w:fldCharType="begin"/>
      </w:r>
      <w:r w:rsidR="00000000">
        <w:instrText xml:space="preserve"> SEQ Figure \* ARABIC </w:instrText>
      </w:r>
      <w:r w:rsidR="00000000">
        <w:fldChar w:fldCharType="separate"/>
      </w:r>
      <w:r w:rsidR="00BF659C">
        <w:rPr>
          <w:noProof/>
        </w:rPr>
        <w:t>19</w:t>
      </w:r>
      <w:r w:rsidR="00000000">
        <w:rPr>
          <w:noProof/>
        </w:rPr>
        <w:fldChar w:fldCharType="end"/>
      </w:r>
      <w:r w:rsidRPr="00652486">
        <w:t xml:space="preserve"> - The ticket I was assigned</w:t>
      </w:r>
    </w:p>
    <w:p w14:paraId="7E7C66DE" w14:textId="5E4B3D49" w:rsidR="00C75FA9" w:rsidRPr="00652486" w:rsidRDefault="0035430A" w:rsidP="00914DA6">
      <w:pPr>
        <w:pStyle w:val="Heading5"/>
      </w:pPr>
      <w:r w:rsidRPr="00652486">
        <w:t>Ticket Process</w:t>
      </w:r>
    </w:p>
    <w:p w14:paraId="25031C15" w14:textId="6E15A5D6" w:rsidR="00C75FA9" w:rsidRPr="00652486" w:rsidRDefault="00BF659C" w:rsidP="00914DA6">
      <w:r>
        <w:rPr>
          <w:rStyle w:val="SubtleEmphasis"/>
        </w:rPr>
        <w:t>Pi</w:t>
      </w:r>
      <w:r w:rsidR="00902A2B" w:rsidRPr="00652486">
        <w:rPr>
          <w:rStyle w:val="SubtleEmphasis"/>
        </w:rPr>
        <w:t>cking up the ticket</w:t>
      </w:r>
      <w:r w:rsidR="00F76EB7" w:rsidRPr="00652486">
        <w:rPr>
          <w:rStyle w:val="SubtleEmphasis"/>
        </w:rPr>
        <w:br/>
      </w:r>
      <w:r w:rsidR="00F26368" w:rsidRPr="00652486">
        <w:t xml:space="preserve">Hot off the back of some self-development, I joined a morning stand-up and </w:t>
      </w:r>
      <w:r w:rsidR="00C7271B" w:rsidRPr="00652486">
        <w:t>was chosen</w:t>
      </w:r>
      <w:r w:rsidR="00F26368" w:rsidRPr="00652486">
        <w:t xml:space="preserve"> to pick up a </w:t>
      </w:r>
      <w:r w:rsidR="00F26368" w:rsidRPr="00652486">
        <w:lastRenderedPageBreak/>
        <w:t xml:space="preserve">ticket from one of the other members of the team who had to transition to something more urgent. </w:t>
      </w:r>
      <w:r w:rsidR="00C7271B" w:rsidRPr="00652486">
        <w:rPr>
          <w:noProof/>
        </w:rPr>
        <w:drawing>
          <wp:inline distT="0" distB="0" distL="0" distR="0" wp14:anchorId="76A2EFA3" wp14:editId="75C426A9">
            <wp:extent cx="5943600" cy="15671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CB64488" w14:textId="79B457E7" w:rsidR="00F26368" w:rsidRPr="00652486" w:rsidRDefault="00C75FA9" w:rsidP="00C75FA9">
      <w:pPr>
        <w:pStyle w:val="Caption"/>
        <w:rPr>
          <w:i/>
          <w:iCs/>
          <w:color w:val="794908" w:themeColor="accent1" w:themeShade="7F"/>
        </w:rPr>
      </w:pPr>
      <w:r w:rsidRPr="00652486">
        <w:t xml:space="preserve">Figure </w:t>
      </w:r>
      <w:r w:rsidR="00000000">
        <w:fldChar w:fldCharType="begin"/>
      </w:r>
      <w:r w:rsidR="00000000">
        <w:instrText xml:space="preserve"> SEQ Figure \* ARABIC </w:instrText>
      </w:r>
      <w:r w:rsidR="00000000">
        <w:fldChar w:fldCharType="separate"/>
      </w:r>
      <w:r w:rsidR="00E84AD6">
        <w:rPr>
          <w:noProof/>
        </w:rPr>
        <w:t>21</w:t>
      </w:r>
      <w:r w:rsidR="00000000">
        <w:rPr>
          <w:noProof/>
        </w:rPr>
        <w:fldChar w:fldCharType="end"/>
      </w:r>
      <w:r w:rsidRPr="00652486">
        <w:t xml:space="preserve"> - Tom messaged me after the stand-up with a link to the ticket and repo</w:t>
      </w:r>
    </w:p>
    <w:p w14:paraId="2FAF2975" w14:textId="7D83E3A7" w:rsidR="00C75FA9" w:rsidRPr="00652486" w:rsidRDefault="00902A2B" w:rsidP="00C75FA9">
      <w:pPr>
        <w:keepNext/>
      </w:pPr>
      <w:r w:rsidRPr="00652486">
        <w:rPr>
          <w:rStyle w:val="SubtleEmphasis"/>
        </w:rPr>
        <w:t>Working on the ticket</w:t>
      </w:r>
      <w:r w:rsidR="00F76EB7" w:rsidRPr="00652486">
        <w:rPr>
          <w:rStyle w:val="SubtleEmphasis"/>
        </w:rPr>
        <w:br/>
      </w:r>
      <w:r w:rsidR="00C7271B" w:rsidRPr="00652486">
        <w:t xml:space="preserve">This was </w:t>
      </w:r>
      <w:r w:rsidR="002001CD" w:rsidRPr="00652486">
        <w:t>an interesting</w:t>
      </w:r>
      <w:r w:rsidR="00C7271B" w:rsidRPr="00652486">
        <w:t xml:space="preserve"> ticket for me as it was the first time </w:t>
      </w:r>
      <w:r w:rsidR="002001CD" w:rsidRPr="00652486">
        <w:t xml:space="preserve">that </w:t>
      </w:r>
      <w:r w:rsidR="00C7271B" w:rsidRPr="00652486">
        <w:t xml:space="preserve">I was effectively solo on a major ticket and interacting directly with developers by myself. My first port of call was to message Pavan </w:t>
      </w:r>
      <w:r w:rsidR="00C75FA9" w:rsidRPr="00652486">
        <w:t>(fig. 2</w:t>
      </w:r>
      <w:r w:rsidR="00E84AD6">
        <w:t>2</w:t>
      </w:r>
      <w:r w:rsidR="00C75FA9" w:rsidRPr="00652486">
        <w:t xml:space="preserve">) </w:t>
      </w:r>
      <w:r w:rsidR="00C7271B" w:rsidRPr="00652486">
        <w:t xml:space="preserve">and try and understand how far he’d got with the work. He’d added some </w:t>
      </w:r>
      <w:r w:rsidR="00D77A07" w:rsidRPr="00652486">
        <w:t>basic</w:t>
      </w:r>
      <w:r w:rsidR="00C7271B" w:rsidRPr="00652486">
        <w:t xml:space="preserve"> skeleton code into the repo, but it was somewhere to start for me. </w:t>
      </w:r>
      <w:r w:rsidR="00C7271B" w:rsidRPr="00652486">
        <w:rPr>
          <w:noProof/>
        </w:rPr>
        <w:drawing>
          <wp:inline distT="0" distB="0" distL="0" distR="0" wp14:anchorId="1A5391D1" wp14:editId="5EE3B666">
            <wp:extent cx="5943600" cy="147891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2D84F04" w14:textId="47C178A0" w:rsidR="00C7271B" w:rsidRPr="00652486" w:rsidRDefault="00C75FA9" w:rsidP="00C75FA9">
      <w:pPr>
        <w:pStyle w:val="Caption"/>
        <w:rPr>
          <w:i/>
          <w:iCs/>
          <w:color w:val="794908" w:themeColor="accent1" w:themeShade="7F"/>
        </w:rPr>
      </w:pPr>
      <w:r w:rsidRPr="00652486">
        <w:t xml:space="preserve">Figure </w:t>
      </w:r>
      <w:r w:rsidR="00000000">
        <w:fldChar w:fldCharType="begin"/>
      </w:r>
      <w:r w:rsidR="00000000">
        <w:instrText xml:space="preserve"> SEQ Figure \* ARABIC </w:instrText>
      </w:r>
      <w:r w:rsidR="00000000">
        <w:fldChar w:fldCharType="separate"/>
      </w:r>
      <w:r w:rsidR="00E84AD6">
        <w:rPr>
          <w:noProof/>
        </w:rPr>
        <w:t>22</w:t>
      </w:r>
      <w:r w:rsidR="00000000">
        <w:rPr>
          <w:noProof/>
        </w:rPr>
        <w:fldChar w:fldCharType="end"/>
      </w:r>
      <w:r w:rsidRPr="00652486">
        <w:t xml:space="preserve"> - Messaging Pavan to check what he had completed for the ticket</w:t>
      </w:r>
    </w:p>
    <w:p w14:paraId="2AC528C2" w14:textId="23D0EF7D" w:rsidR="00C75FA9" w:rsidRPr="00652486" w:rsidRDefault="00C7271B" w:rsidP="00C75FA9">
      <w:pPr>
        <w:keepNext/>
      </w:pPr>
      <w:r w:rsidRPr="00652486">
        <w:t>I then messaged Paul</w:t>
      </w:r>
      <w:r w:rsidR="0043386F" w:rsidRPr="00652486">
        <w:t xml:space="preserve"> (Shridhar was off that day)</w:t>
      </w:r>
      <w:r w:rsidRPr="00652486">
        <w:t xml:space="preserve">, to have a quick look </w:t>
      </w:r>
      <w:r w:rsidR="0043386F" w:rsidRPr="00652486">
        <w:t>at what else was needed in the repo, and he gave me some helpful feedback</w:t>
      </w:r>
      <w:r w:rsidR="00C75FA9" w:rsidRPr="00652486">
        <w:t xml:space="preserve"> (fig 2</w:t>
      </w:r>
      <w:r w:rsidR="00E84AD6">
        <w:t>3</w:t>
      </w:r>
      <w:r w:rsidR="00C75FA9" w:rsidRPr="00652486">
        <w:t>)</w:t>
      </w:r>
      <w:r w:rsidR="0043386F" w:rsidRPr="00652486">
        <w:t xml:space="preserve">. </w:t>
      </w:r>
      <w:r w:rsidRPr="00652486">
        <w:rPr>
          <w:noProof/>
        </w:rPr>
        <w:drawing>
          <wp:inline distT="0" distB="0" distL="0" distR="0" wp14:anchorId="6791E633" wp14:editId="4B8F9610">
            <wp:extent cx="5943600" cy="15201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77B9720" w14:textId="218064A8" w:rsidR="00C7271B" w:rsidRPr="00652486" w:rsidRDefault="00C75FA9" w:rsidP="00C75FA9">
      <w:pPr>
        <w:pStyle w:val="Caption"/>
      </w:pPr>
      <w:r w:rsidRPr="00652486">
        <w:t xml:space="preserve">Figure </w:t>
      </w:r>
      <w:r w:rsidR="00000000">
        <w:fldChar w:fldCharType="begin"/>
      </w:r>
      <w:r w:rsidR="00000000">
        <w:instrText xml:space="preserve"> SEQ Figure \* ARABIC </w:instrText>
      </w:r>
      <w:r w:rsidR="00000000">
        <w:fldChar w:fldCharType="separate"/>
      </w:r>
      <w:r w:rsidR="00E84AD6">
        <w:rPr>
          <w:noProof/>
        </w:rPr>
        <w:t>23</w:t>
      </w:r>
      <w:r w:rsidR="00000000">
        <w:rPr>
          <w:noProof/>
        </w:rPr>
        <w:fldChar w:fldCharType="end"/>
      </w:r>
      <w:r w:rsidRPr="00652486">
        <w:t xml:space="preserve"> - Paul took the time to write some </w:t>
      </w:r>
      <w:r w:rsidR="00E713CE" w:rsidRPr="00652486">
        <w:t>helpful</w:t>
      </w:r>
      <w:r w:rsidRPr="00652486">
        <w:t xml:space="preserve"> comments</w:t>
      </w:r>
    </w:p>
    <w:p w14:paraId="55D9FA48" w14:textId="55A23721" w:rsidR="00C75FA9" w:rsidRPr="00652486" w:rsidRDefault="0043386F" w:rsidP="00C75FA9">
      <w:pPr>
        <w:keepNext/>
      </w:pPr>
      <w:r w:rsidRPr="00652486">
        <w:t xml:space="preserve">I started addressing the changes Paul made and made a few pushes onto the feature branch. When Shridhar was </w:t>
      </w:r>
      <w:r w:rsidR="00C75FA9" w:rsidRPr="00652486">
        <w:t>back,</w:t>
      </w:r>
      <w:r w:rsidRPr="00652486">
        <w:t xml:space="preserve"> I connected with him </w:t>
      </w:r>
      <w:r w:rsidR="00C75FA9" w:rsidRPr="00652486">
        <w:t>(fig. 2</w:t>
      </w:r>
      <w:r w:rsidR="00E84AD6">
        <w:t>4</w:t>
      </w:r>
      <w:r w:rsidR="00C75FA9" w:rsidRPr="00652486">
        <w:t xml:space="preserve">) </w:t>
      </w:r>
      <w:r w:rsidRPr="00652486">
        <w:t>and made some initial chan</w:t>
      </w:r>
      <w:r w:rsidR="00C75FA9" w:rsidRPr="00652486">
        <w:t>g</w:t>
      </w:r>
      <w:r w:rsidRPr="00652486">
        <w:t xml:space="preserve">es, </w:t>
      </w:r>
      <w:r w:rsidR="008F4C84" w:rsidRPr="00652486">
        <w:t xml:space="preserve">merging in some </w:t>
      </w:r>
      <w:r w:rsidR="008F4C84" w:rsidRPr="00652486">
        <w:lastRenderedPageBreak/>
        <w:t xml:space="preserve">changes he had made. </w:t>
      </w:r>
      <w:r w:rsidRPr="00652486">
        <w:rPr>
          <w:noProof/>
        </w:rPr>
        <w:drawing>
          <wp:inline distT="0" distB="0" distL="0" distR="0" wp14:anchorId="48597642" wp14:editId="0AFD73FA">
            <wp:extent cx="5943600" cy="120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F3A7704" w14:textId="4B29CC5F" w:rsidR="0043386F" w:rsidRPr="00652486" w:rsidRDefault="00C75FA9" w:rsidP="00C75FA9">
      <w:pPr>
        <w:pStyle w:val="Caption"/>
      </w:pPr>
      <w:r w:rsidRPr="00652486">
        <w:t xml:space="preserve">Figure </w:t>
      </w:r>
      <w:r w:rsidR="00000000">
        <w:fldChar w:fldCharType="begin"/>
      </w:r>
      <w:r w:rsidR="00000000">
        <w:instrText xml:space="preserve"> SEQ Figure \* ARABIC </w:instrText>
      </w:r>
      <w:r w:rsidR="00000000">
        <w:fldChar w:fldCharType="separate"/>
      </w:r>
      <w:r w:rsidR="00E84AD6">
        <w:rPr>
          <w:noProof/>
        </w:rPr>
        <w:t>24</w:t>
      </w:r>
      <w:r w:rsidR="00000000">
        <w:rPr>
          <w:noProof/>
        </w:rPr>
        <w:fldChar w:fldCharType="end"/>
      </w:r>
      <w:r w:rsidRPr="00652486">
        <w:t xml:space="preserve"> - Connecting with Shridhar and explaining where I was up to</w:t>
      </w:r>
    </w:p>
    <w:p w14:paraId="017E0653" w14:textId="02D39052" w:rsidR="008F4C84" w:rsidRDefault="008F4C84">
      <w:r w:rsidRPr="00652486">
        <w:t>He messaged me saying he was receiving this error:</w:t>
      </w:r>
    </w:p>
    <w:p w14:paraId="74BE370F" w14:textId="77777777"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w:t>
      </w:r>
    </w:p>
    <w:p w14:paraId="50D42280" w14:textId="45FF7E18"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 xml:space="preserve">    “level”: “error”,</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“time”: “2022-08-17T14:31:08.433Z”,</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“name”: “guid-</w:t>
      </w:r>
      <w:proofErr w:type="spellStart"/>
      <w:r w:rsidRPr="008F4C84">
        <w:rPr>
          <w:rFonts w:ascii="Lucida Console" w:hAnsi="Lucida Console"/>
          <w:sz w:val="18"/>
          <w:szCs w:val="18"/>
          <w:highlight w:val="lightGray"/>
        </w:rPr>
        <w:t>adapter_handler</w:t>
      </w:r>
      <w:proofErr w:type="spellEnd"/>
      <w:r w:rsidRPr="008F4C84">
        <w:rPr>
          <w:rFonts w:ascii="Lucida Console" w:hAnsi="Lucida Console"/>
          <w:sz w:val="18"/>
          <w:szCs w:val="18"/>
          <w:highlight w:val="lightGray"/>
        </w:rPr>
        <w:t>”,</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“message”: “Something went wrong: {\“code\“:500,\“message\“:\“Error while retrieving parameter info for Parameter Name = https://production-exchange-platform-idp.auth.eu-west-2.amazoncognito.com and reason: </w:t>
      </w:r>
      <w:proofErr w:type="spellStart"/>
      <w:r w:rsidRPr="008F4C84">
        <w:rPr>
          <w:rFonts w:ascii="Lucida Console" w:hAnsi="Lucida Console"/>
          <w:sz w:val="18"/>
          <w:szCs w:val="18"/>
          <w:highlight w:val="lightGray"/>
        </w:rPr>
        <w:t>AccessDeniedException</w:t>
      </w:r>
      <w:proofErr w:type="spellEnd"/>
      <w:r w:rsidRPr="008F4C84">
        <w:rPr>
          <w:rFonts w:ascii="Lucida Console" w:hAnsi="Lucida Console"/>
          <w:sz w:val="18"/>
          <w:szCs w:val="18"/>
          <w:highlight w:val="lightGray"/>
        </w:rPr>
        <w:t>: User: arn:aws:sts::</w:t>
      </w:r>
      <w:r>
        <w:rPr>
          <w:rFonts w:ascii="Lucida Console" w:hAnsi="Lucida Console"/>
          <w:sz w:val="18"/>
          <w:szCs w:val="18"/>
          <w:highlight w:val="lightGray"/>
        </w:rPr>
        <w:t>1234567789</w:t>
      </w:r>
      <w:r w:rsidRPr="008F4C84">
        <w:rPr>
          <w:rFonts w:ascii="Lucida Console" w:hAnsi="Lucida Console"/>
          <w:sz w:val="18"/>
          <w:szCs w:val="18"/>
          <w:highlight w:val="lightGray"/>
        </w:rPr>
        <w:t xml:space="preserve">:assumed-role/NOTS-DSE2-notificationsService-GUIDAdapter-Handler/NOTS-DSE2-notificationsService-GUIDAdapter-Handler is not authorized to perform: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on resource: arn:aws:ssm:eu-west-2:</w:t>
      </w:r>
      <w:r>
        <w:rPr>
          <w:rFonts w:ascii="Lucida Console" w:hAnsi="Lucida Console"/>
          <w:sz w:val="18"/>
          <w:szCs w:val="18"/>
          <w:highlight w:val="lightGray"/>
        </w:rPr>
        <w:t>1234456789</w:t>
      </w:r>
      <w:r w:rsidRPr="008F4C84">
        <w:rPr>
          <w:rFonts w:ascii="Lucida Console" w:hAnsi="Lucida Console"/>
          <w:sz w:val="18"/>
          <w:szCs w:val="18"/>
          <w:highlight w:val="lightGray"/>
        </w:rPr>
        <w:t xml:space="preserve">:parameter/https because no identity-based policy allows the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action\“}”</w:t>
      </w:r>
    </w:p>
    <w:p w14:paraId="09544733" w14:textId="2B613514" w:rsidR="008F4C84" w:rsidRDefault="008F4C84" w:rsidP="008F4C84">
      <w:pPr>
        <w:rPr>
          <w:rFonts w:ascii="Lucida Console" w:hAnsi="Lucida Console"/>
          <w:sz w:val="18"/>
          <w:szCs w:val="18"/>
        </w:rPr>
      </w:pPr>
      <w:r w:rsidRPr="008F4C84">
        <w:rPr>
          <w:rFonts w:ascii="Lucida Console" w:hAnsi="Lucida Console"/>
          <w:sz w:val="18"/>
          <w:szCs w:val="18"/>
          <w:highlight w:val="lightGray"/>
        </w:rPr>
        <w:t>}</w:t>
      </w:r>
    </w:p>
    <w:p w14:paraId="7F94DFF4" w14:textId="77777777" w:rsidR="00C75FA9" w:rsidRPr="00E713CE" w:rsidRDefault="008F4C84" w:rsidP="00C75FA9">
      <w:pPr>
        <w:keepNext/>
        <w:rPr>
          <w:highlight w:val="yellow"/>
        </w:rPr>
      </w:pPr>
      <w:r w:rsidRPr="00652486">
        <w:t xml:space="preserve">Which </w:t>
      </w:r>
      <w:r w:rsidR="00E051F8" w:rsidRPr="00652486">
        <w:t xml:space="preserve">I fixed, along with a few other bugs and fixes that needed to be sorted from a DevOps side. </w:t>
      </w:r>
      <w:r w:rsidR="00E051F8" w:rsidRPr="00E713CE">
        <w:rPr>
          <w:rFonts w:ascii="Lucida Console" w:hAnsi="Lucida Console"/>
          <w:noProof/>
          <w:sz w:val="18"/>
          <w:szCs w:val="18"/>
          <w:highlight w:val="yellow"/>
        </w:rPr>
        <w:drawing>
          <wp:inline distT="0" distB="0" distL="0" distR="0" wp14:anchorId="46CCBEEE" wp14:editId="3CB20C9E">
            <wp:extent cx="5943600" cy="15944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B3DFD08" w14:textId="1D923B1F" w:rsidR="008F4C84" w:rsidRPr="00652486" w:rsidRDefault="00C75FA9" w:rsidP="00C75FA9">
      <w:pPr>
        <w:pStyle w:val="Caption"/>
      </w:pPr>
      <w:r w:rsidRPr="00652486">
        <w:t xml:space="preserve">Figure </w:t>
      </w:r>
      <w:r w:rsidR="00000000">
        <w:fldChar w:fldCharType="begin"/>
      </w:r>
      <w:r w:rsidR="00000000">
        <w:instrText xml:space="preserve"> SEQ Figure \* ARABIC </w:instrText>
      </w:r>
      <w:r w:rsidR="00000000">
        <w:fldChar w:fldCharType="separate"/>
      </w:r>
      <w:r w:rsidR="00E84AD6">
        <w:rPr>
          <w:noProof/>
        </w:rPr>
        <w:t>25</w:t>
      </w:r>
      <w:r w:rsidR="00000000">
        <w:rPr>
          <w:noProof/>
        </w:rPr>
        <w:fldChar w:fldCharType="end"/>
      </w:r>
      <w:r w:rsidRPr="00652486">
        <w:t xml:space="preserve"> - Updating Shridhar with the fix I had implemented</w:t>
      </w:r>
    </w:p>
    <w:p w14:paraId="0699C616" w14:textId="7099C560" w:rsidR="006F368E" w:rsidRPr="00652486" w:rsidRDefault="006F368E" w:rsidP="008F4C84">
      <w:r w:rsidRPr="00652486">
        <w:t xml:space="preserve">It was </w:t>
      </w:r>
      <w:r w:rsidR="00F76EB7" w:rsidRPr="00652486">
        <w:t>interesting</w:t>
      </w:r>
      <w:r w:rsidRPr="00652486">
        <w:t xml:space="preserve"> having a bit more of an insight into the different roles within the larger team, understanding the channels of communication, and who required what from whom. </w:t>
      </w:r>
      <w:r w:rsidR="00C64C23">
        <w:t xml:space="preserve">For example, in this ticket I communicated with Pavan first, one of the DevOps engineers from the Notifications team. I then connected with Paul, our Application Architect to get further insight into the component and what it was trying to do. As lead architect Paul works taking the requirements we need to implement and breaking them down to the correct level for us to tackle them. I also worked with Shridhar, the Lead Developer for this project, whose job it is to program and build the software. On completion of the </w:t>
      </w:r>
      <w:proofErr w:type="gramStart"/>
      <w:r w:rsidR="00C64C23">
        <w:t>project</w:t>
      </w:r>
      <w:proofErr w:type="gramEnd"/>
      <w:r w:rsidR="00C64C23">
        <w:t xml:space="preserve"> I updated s</w:t>
      </w:r>
      <w:r w:rsidR="00CE2861">
        <w:t>ome documentation at the request of Rachel, our Team Manager, who takes care of the timelines, resource management and other requirements. It helped put it into a clearer view of who does what, and why.</w:t>
      </w:r>
      <w:r w:rsidR="00F76EB7" w:rsidRPr="00652486">
        <w:br/>
      </w:r>
      <w:hyperlink w:anchor="Knowledge_5" w:history="1">
        <w:r w:rsidRPr="00652486">
          <w:rPr>
            <w:rStyle w:val="Hyperlink"/>
          </w:rPr>
          <w:t>K18</w:t>
        </w:r>
      </w:hyperlink>
    </w:p>
    <w:p w14:paraId="7009E3FB" w14:textId="106074F2" w:rsidR="00E051F8" w:rsidRPr="00652486" w:rsidRDefault="00902A2B">
      <w:pPr>
        <w:rPr>
          <w:i/>
          <w:iCs/>
          <w:color w:val="794908" w:themeColor="accent1" w:themeShade="7F"/>
        </w:rPr>
      </w:pPr>
      <w:r w:rsidRPr="00652486">
        <w:rPr>
          <w:rStyle w:val="SubtleEmphasis"/>
        </w:rPr>
        <w:lastRenderedPageBreak/>
        <w:t>Handover to Aravind</w:t>
      </w:r>
      <w:r w:rsidR="00C75FA9" w:rsidRPr="00652486">
        <w:rPr>
          <w:rStyle w:val="SubtleEmphasis"/>
        </w:rPr>
        <w:br/>
      </w:r>
      <w:r w:rsidR="00E051F8" w:rsidRPr="00652486">
        <w:t xml:space="preserve">After completing most the IAC needed for the ticket, I handed it over to a fellow DevOps engineer Aravind. This was because the ticket was suddenly upgraded to a high priority ticket, and although it was a great learning experience for me to interact with different teams and people, there was call for some fast troubleshooting. It made more sense for me to continue learning, consolidate what I had learned throughout the process of the ticket, and shadow Aravind in his helping of the </w:t>
      </w:r>
      <w:proofErr w:type="spellStart"/>
      <w:r w:rsidR="00E051F8" w:rsidRPr="00652486">
        <w:t>devs</w:t>
      </w:r>
      <w:proofErr w:type="spellEnd"/>
      <w:r w:rsidR="00E051F8" w:rsidRPr="00652486">
        <w:t xml:space="preserve">, rather than trying to answer questions from the </w:t>
      </w:r>
      <w:proofErr w:type="spellStart"/>
      <w:r w:rsidR="00E051F8" w:rsidRPr="00652486">
        <w:t>devs</w:t>
      </w:r>
      <w:proofErr w:type="spellEnd"/>
      <w:r w:rsidR="00E051F8" w:rsidRPr="00652486">
        <w:t xml:space="preserve"> that would take me a few hours to understand. </w:t>
      </w:r>
    </w:p>
    <w:p w14:paraId="183E65D1" w14:textId="5FDA26E2" w:rsidR="006F368E" w:rsidRPr="00652486" w:rsidRDefault="00902A2B">
      <w:pPr>
        <w:rPr>
          <w:i/>
          <w:iCs/>
          <w:color w:val="794908" w:themeColor="accent1" w:themeShade="7F"/>
        </w:rPr>
      </w:pPr>
      <w:r w:rsidRPr="00652486">
        <w:rPr>
          <w:rStyle w:val="SubtleEmphasis"/>
        </w:rPr>
        <w:t>Business Impact</w:t>
      </w:r>
      <w:r w:rsidR="00C75FA9" w:rsidRPr="00652486">
        <w:rPr>
          <w:rStyle w:val="SubtleEmphasis"/>
        </w:rPr>
        <w:br/>
      </w:r>
      <w:r w:rsidR="006F368E" w:rsidRPr="00652486">
        <w:t>The GUID Adaptor is a small internal micro-service that acts as a centralised pass-through service for any internal Nots service that needs to call the DWP GUID service. It abstracts the Cognito authentication token process required to access the GUID service away from the consuming Nots services, constructing the access token required for authentication and injecting this as a header to any requests before passing them onto the GUID service itself; it also handles recycling the Cognito authentication token which only has a lifespan of ~1hr. Any response from the GUID service will then be relayed directly back to the internal Nots consuming service.</w:t>
      </w:r>
    </w:p>
    <w:p w14:paraId="03AAFF36" w14:textId="2C8D20A8" w:rsidR="0035430A" w:rsidRPr="00652486" w:rsidRDefault="0035430A" w:rsidP="00F76EB7">
      <w:pPr>
        <w:pStyle w:val="Heading5"/>
      </w:pPr>
      <w:r w:rsidRPr="00652486">
        <w:t>Knowledge</w:t>
      </w:r>
    </w:p>
    <w:p w14:paraId="3D2A8CCC" w14:textId="62384E45" w:rsidR="00F76EB7" w:rsidRPr="00652486" w:rsidRDefault="00F76EB7" w:rsidP="00F76EB7">
      <w:pPr>
        <w:ind w:left="720" w:hanging="720"/>
      </w:pPr>
      <w:bookmarkStart w:id="57" w:name="Knowledge_5"/>
      <w:r w:rsidRPr="00652486">
        <w:rPr>
          <w:rStyle w:val="SubtleEmphasis"/>
        </w:rPr>
        <w:t>K18</w:t>
      </w:r>
      <w:r w:rsidRPr="00652486">
        <w:t xml:space="preserve"> </w:t>
      </w:r>
      <w:bookmarkEnd w:id="57"/>
      <w:r w:rsidRPr="00652486">
        <w:t>- Roles within a multidisciplinary team and the interfaces with other areas of an organisation.</w:t>
      </w:r>
      <w:r w:rsidRPr="00652486">
        <w:tab/>
      </w:r>
    </w:p>
    <w:p w14:paraId="7AEE38B4" w14:textId="1B2C1439" w:rsidR="00DB0E8E" w:rsidRDefault="0035430A" w:rsidP="002001CD">
      <w:r>
        <w:br w:type="page"/>
      </w:r>
    </w:p>
    <w:p w14:paraId="7344FC3C" w14:textId="6F29F632" w:rsidR="00DB0E8E" w:rsidRPr="000A0099" w:rsidRDefault="00DB0E8E" w:rsidP="000A0099">
      <w:pPr>
        <w:pStyle w:val="Title"/>
      </w:pPr>
      <w:r w:rsidRPr="000A0099">
        <w:lastRenderedPageBreak/>
        <w:t>Project #</w:t>
      </w:r>
      <w:r w:rsidR="00BF659C">
        <w:t>6</w:t>
      </w:r>
    </w:p>
    <w:p w14:paraId="244C5016" w14:textId="046437D2" w:rsidR="00DB0E8E" w:rsidRPr="000A0099" w:rsidRDefault="00DB0E8E" w:rsidP="000A0099">
      <w:pPr>
        <w:pStyle w:val="Heading5"/>
      </w:pPr>
      <w:r w:rsidRPr="000A0099">
        <w:t>Description</w:t>
      </w:r>
    </w:p>
    <w:p w14:paraId="72A9F75B" w14:textId="378B2343" w:rsidR="00DB0E8E" w:rsidRDefault="003F060A" w:rsidP="003F060A">
      <w:r>
        <w:t xml:space="preserve">Personal Professional Development. </w:t>
      </w:r>
    </w:p>
    <w:p w14:paraId="7C9521BB" w14:textId="07AA4B44" w:rsidR="00DB0E8E" w:rsidRDefault="00DB0E8E" w:rsidP="00DB0E8E">
      <w:pPr>
        <w:pStyle w:val="Heading5"/>
      </w:pPr>
      <w:r>
        <w:t>process</w:t>
      </w:r>
    </w:p>
    <w:p w14:paraId="453440D5" w14:textId="77C9A71D" w:rsidR="00BF659C" w:rsidRDefault="00BF659C" w:rsidP="003F060A">
      <w:pPr>
        <w:rPr>
          <w:lang w:val="en-US"/>
        </w:rPr>
      </w:pPr>
      <w:r w:rsidRPr="00652486">
        <w:rPr>
          <w:rStyle w:val="SubtleEmphasis"/>
        </w:rPr>
        <w:t>Scrum training</w:t>
      </w:r>
      <w:r w:rsidRPr="00652486">
        <w:rPr>
          <w:rStyle w:val="SubtleEmphasis"/>
        </w:rPr>
        <w:br/>
      </w:r>
      <w:r w:rsidRPr="00652486">
        <w:t xml:space="preserve">Just before picking up this ticket I completed the Professional Scrum Master I exam. I chose to do this at this time because there was a slight lull in my workload, so I set aside a day to revise and complete the exam. I was pleased to pass first time (fig. </w:t>
      </w:r>
      <w:r>
        <w:t>20</w:t>
      </w:r>
      <w:r w:rsidRPr="00652486">
        <w:t xml:space="preserve">). It became apparent to me that sitting the exam would be a valuable use of my time, and I was keen to invest some extra time into gaining new knowledge and achievements, developing the skills I had learned over my apprenticeship. </w:t>
      </w:r>
      <w:r>
        <w:t xml:space="preserve">I chose the PSM I exam, as it was recommended to me after a training course we did as part of the apprenticeship. Given that my team works with an agile mindset, it made sense to make sure I understood Scrum as being one of the key methodologies that applies agile. Completing this course made me realise I wanted to further my learning in other areas, and that it would be a good idea to widen my base of knowledge further with more training. I spoke to my supervisor, and she advised me that Careers Toolbox is a tool that will soon be available to me that will help with keeping track of what I know, asses my skill level against my role, create action plans, and track my learning. This sounds incredibly helpful, and I can’t wait to implement this into my professional development. </w:t>
      </w:r>
      <w:r>
        <w:rPr>
          <w:lang w:val="en-US"/>
        </w:rPr>
        <w:t xml:space="preserve">Taking the Scrum course had an impact on my day-to-day life, as I suggested to my Line Manager to implement some of the concepts of Scrum into our daily standups. One of the requirements from the Scrum Master is removing impediments to the developing team’s progress, and, while my team is not strictly following Scrum methodology, it was useful to implement even a small thing like Tom checking in with everyone to ask if they had </w:t>
      </w:r>
      <w:r w:rsidR="004E1DFD">
        <w:rPr>
          <w:lang w:val="en-US"/>
        </w:rPr>
        <w:t>faced</w:t>
      </w:r>
      <w:r>
        <w:rPr>
          <w:lang w:val="en-US"/>
        </w:rPr>
        <w:t xml:space="preserve"> any blockers in the previous day. This has made our standups much more useful and engaging, as I get to hear different DevOps engineers tackle problems together and come to solutions.</w:t>
      </w:r>
      <w:r>
        <w:rPr>
          <w:lang w:val="en-US"/>
        </w:rPr>
        <w:br/>
      </w:r>
      <w:hyperlink w:anchor="Skill_6" w:history="1">
        <w:r w:rsidRPr="00BF659C">
          <w:rPr>
            <w:rStyle w:val="Hyperlink"/>
            <w:lang w:val="en-US"/>
          </w:rPr>
          <w:t>S16</w:t>
        </w:r>
      </w:hyperlink>
      <w:r>
        <w:rPr>
          <w:lang w:val="en-US"/>
        </w:rPr>
        <w:t xml:space="preserve">, </w:t>
      </w:r>
      <w:bookmarkStart w:id="58" w:name="Behaviour_6"/>
      <w:r>
        <w:rPr>
          <w:lang w:val="en-US"/>
        </w:rPr>
        <w:t>B2</w:t>
      </w:r>
      <w:bookmarkEnd w:id="58"/>
    </w:p>
    <w:p w14:paraId="395CF2CE" w14:textId="77777777" w:rsidR="00BF659C" w:rsidRDefault="00BF659C" w:rsidP="00914DA6">
      <w:pPr>
        <w:keepNext/>
      </w:pPr>
      <w:r w:rsidRPr="00652486">
        <w:rPr>
          <w:noProof/>
        </w:rPr>
        <w:drawing>
          <wp:inline distT="0" distB="0" distL="0" distR="0" wp14:anchorId="697488B6" wp14:editId="22077FDC">
            <wp:extent cx="2770567" cy="2413591"/>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4947" cy="2426118"/>
                    </a:xfrm>
                    <a:prstGeom prst="rect">
                      <a:avLst/>
                    </a:prstGeom>
                  </pic:spPr>
                </pic:pic>
              </a:graphicData>
            </a:graphic>
          </wp:inline>
        </w:drawing>
      </w:r>
    </w:p>
    <w:p w14:paraId="2EADAC6C" w14:textId="5758ACE9" w:rsidR="00BF659C" w:rsidRDefault="00BF659C" w:rsidP="00914DA6">
      <w:pPr>
        <w:pStyle w:val="Caption"/>
        <w:rPr>
          <w:lang w:val="en-US"/>
        </w:rPr>
      </w:pPr>
      <w:r>
        <w:t xml:space="preserve">Figure </w:t>
      </w:r>
      <w:r w:rsidR="00000000">
        <w:fldChar w:fldCharType="begin"/>
      </w:r>
      <w:r w:rsidR="00000000">
        <w:instrText xml:space="preserve"> SEQ Figure \* ARABIC </w:instrText>
      </w:r>
      <w:r w:rsidR="00000000">
        <w:fldChar w:fldCharType="separate"/>
      </w:r>
      <w:r>
        <w:rPr>
          <w:noProof/>
        </w:rPr>
        <w:t>25</w:t>
      </w:r>
      <w:r w:rsidR="00000000">
        <w:rPr>
          <w:noProof/>
        </w:rPr>
        <w:fldChar w:fldCharType="end"/>
      </w:r>
      <w:r>
        <w:t xml:space="preserve"> - Michael </w:t>
      </w:r>
      <w:proofErr w:type="spellStart"/>
      <w:r>
        <w:t>Plasom</w:t>
      </w:r>
      <w:proofErr w:type="spellEnd"/>
      <w:r>
        <w:t>-Scott, Professional Scrum Master</w:t>
      </w:r>
    </w:p>
    <w:p w14:paraId="31E91659" w14:textId="19C8B870" w:rsidR="00DB0E8E" w:rsidRPr="00914DA6" w:rsidRDefault="00BF659C" w:rsidP="003F060A">
      <w:pPr>
        <w:rPr>
          <w:lang w:val="en-US"/>
        </w:rPr>
      </w:pPr>
      <w:r>
        <w:rPr>
          <w:rStyle w:val="SubtleEmphasis"/>
        </w:rPr>
        <w:lastRenderedPageBreak/>
        <w:t>AWS Certifications</w:t>
      </w:r>
      <w:r>
        <w:rPr>
          <w:lang w:val="en-US"/>
        </w:rPr>
        <w:br/>
      </w:r>
      <w:r w:rsidR="003F060A">
        <w:rPr>
          <w:lang w:val="en-US"/>
        </w:rPr>
        <w:t xml:space="preserve">I am currently working towards completing a course on A Cloud Guru on Packer. Packer is a lightweight tool for building machine images on AWS, as well as a range of other platforms. I’m hoping to use this knowledge of Packer in my upcoming final apprenticeship project. Resources like A Cloud Guru and Pluralsight enable me to stay aware of learning resources available to me. The APS I qualification I gained, and my attendance of the </w:t>
      </w:r>
      <w:proofErr w:type="gramStart"/>
      <w:r w:rsidR="003F060A">
        <w:rPr>
          <w:lang w:val="en-US"/>
        </w:rPr>
        <w:t>week long</w:t>
      </w:r>
      <w:proofErr w:type="gramEnd"/>
      <w:r w:rsidR="003F060A">
        <w:rPr>
          <w:lang w:val="en-US"/>
        </w:rPr>
        <w:t xml:space="preserve"> Scrum training helped me to understand the quality of certifications out there. They could help me to better my understanding and help me to become more knowledgeable and efficient in my work. I also have an AWS certification </w:t>
      </w:r>
      <w:proofErr w:type="gramStart"/>
      <w:r w:rsidR="003F060A">
        <w:rPr>
          <w:lang w:val="en-US"/>
        </w:rPr>
        <w:t>account, and</w:t>
      </w:r>
      <w:proofErr w:type="gramEnd"/>
      <w:r w:rsidR="003F060A">
        <w:rPr>
          <w:lang w:val="en-US"/>
        </w:rPr>
        <w:t xml:space="preserve"> have been made aware of various AWS certifications that would be incredibly insightful to me. I am particularly keen to </w:t>
      </w:r>
      <w:proofErr w:type="gramStart"/>
      <w:r w:rsidR="003F060A">
        <w:rPr>
          <w:lang w:val="en-US"/>
        </w:rPr>
        <w:t>look into</w:t>
      </w:r>
      <w:proofErr w:type="gramEnd"/>
      <w:r w:rsidR="003F060A">
        <w:rPr>
          <w:lang w:val="en-US"/>
        </w:rPr>
        <w:t xml:space="preserve"> a workshop AWS have available on Blue/Green and Canary deployments, as this is what I may be focusing on for my final project of the apprenticeship. This is a great option if I ever want to </w:t>
      </w:r>
      <w:proofErr w:type="spellStart"/>
      <w:r w:rsidR="003F060A">
        <w:rPr>
          <w:lang w:val="en-US"/>
        </w:rPr>
        <w:t>specialise</w:t>
      </w:r>
      <w:proofErr w:type="spellEnd"/>
      <w:r w:rsidR="003F060A">
        <w:rPr>
          <w:lang w:val="en-US"/>
        </w:rPr>
        <w:t xml:space="preserve"> as well, as AWS offer </w:t>
      </w:r>
      <w:proofErr w:type="spellStart"/>
      <w:r w:rsidR="003F060A">
        <w:rPr>
          <w:lang w:val="en-US"/>
        </w:rPr>
        <w:t>speciality</w:t>
      </w:r>
      <w:proofErr w:type="spellEnd"/>
      <w:r w:rsidR="003F060A">
        <w:rPr>
          <w:lang w:val="en-US"/>
        </w:rPr>
        <w:t xml:space="preserve"> options. Amazon has a high standard for their pass rate, so taking these courses would enable me to be confident in my understand, which is why they are so valuable to my learning. </w:t>
      </w:r>
      <w:r>
        <w:rPr>
          <w:lang w:val="en-US"/>
        </w:rPr>
        <w:br/>
      </w:r>
      <w:hyperlink w:anchor="Knowledge_6" w:history="1">
        <w:r w:rsidRPr="00BF659C">
          <w:rPr>
            <w:rStyle w:val="Hyperlink"/>
            <w:lang w:val="en-US"/>
          </w:rPr>
          <w:t>K25</w:t>
        </w:r>
      </w:hyperlink>
    </w:p>
    <w:p w14:paraId="19FDF55B" w14:textId="7CA68CB4" w:rsidR="00DB0E8E" w:rsidRPr="00DB0E8E" w:rsidRDefault="00DB0E8E" w:rsidP="00DB0E8E">
      <w:pPr>
        <w:pStyle w:val="Heading5"/>
      </w:pPr>
      <w:bookmarkStart w:id="59" w:name="Knowledge_6"/>
      <w:r>
        <w:t>knowledge</w:t>
      </w:r>
    </w:p>
    <w:bookmarkEnd w:id="59"/>
    <w:p w14:paraId="667E67FB" w14:textId="638CCBEC" w:rsidR="00DB0E8E" w:rsidRDefault="00BF659C" w:rsidP="00DB0E8E">
      <w:r w:rsidRPr="00FC16D6">
        <w:rPr>
          <w:rStyle w:val="SubtleEmphasis"/>
        </w:rPr>
        <w:t>K25</w:t>
      </w:r>
      <w:r>
        <w:t xml:space="preserve"> - </w:t>
      </w:r>
      <w:r w:rsidRPr="00914DA6">
        <w:t>Maintain an awareness of cloud certification requirements.</w:t>
      </w:r>
    </w:p>
    <w:p w14:paraId="44C375F5" w14:textId="086E7143" w:rsidR="00DB0E8E" w:rsidRPr="00DB0E8E" w:rsidRDefault="00DB0E8E" w:rsidP="00DB0E8E">
      <w:pPr>
        <w:pStyle w:val="Heading5"/>
      </w:pPr>
      <w:bookmarkStart w:id="60" w:name="Skill_6"/>
      <w:r>
        <w:t>skill</w:t>
      </w:r>
    </w:p>
    <w:bookmarkEnd w:id="60"/>
    <w:p w14:paraId="6C1B72AF" w14:textId="40689525" w:rsidR="00DB0E8E" w:rsidRDefault="00BF659C" w:rsidP="00DB0E8E">
      <w:r w:rsidRPr="00FC16D6">
        <w:rPr>
          <w:rStyle w:val="SubtleEmphasis"/>
        </w:rPr>
        <w:t>S16</w:t>
      </w:r>
      <w:r>
        <w:rPr>
          <w:rStyle w:val="SubtleEmphasis"/>
        </w:rPr>
        <w:t xml:space="preserve"> - </w:t>
      </w:r>
      <w:r w:rsidRPr="002001CD">
        <w:t>Invest in continuous learning, both your own development and others, ensuring learning activities dovetail with changing job requirements. Keep up with cutting edge.</w:t>
      </w:r>
    </w:p>
    <w:p w14:paraId="66FC0EAE" w14:textId="6A52EF47" w:rsidR="00DB0E8E" w:rsidRPr="00DB0E8E" w:rsidRDefault="00DB0E8E" w:rsidP="00DB0E8E">
      <w:pPr>
        <w:pStyle w:val="Heading5"/>
      </w:pPr>
      <w:r>
        <w:t>behaviour</w:t>
      </w:r>
    </w:p>
    <w:p w14:paraId="50E2968E" w14:textId="10DDA9B3" w:rsidR="00DB0E8E" w:rsidRPr="00DB0E8E" w:rsidRDefault="00BF659C" w:rsidP="00914DA6">
      <w:r w:rsidRPr="00FC16D6">
        <w:rPr>
          <w:rStyle w:val="SubtleEmphasis"/>
        </w:rPr>
        <w:t>B2</w:t>
      </w:r>
      <w:r>
        <w:t xml:space="preserve"> - </w:t>
      </w:r>
      <w:r w:rsidRPr="002001CD">
        <w:t>Invests time and effort in their own development, recognising that technology evolves at a rapid rate.</w:t>
      </w:r>
    </w:p>
    <w:p w14:paraId="4227E115" w14:textId="74F83F86" w:rsidR="00DB0E8E" w:rsidRDefault="00DB0E8E" w:rsidP="00DB0E8E">
      <w:r>
        <w:br w:type="page"/>
      </w:r>
    </w:p>
    <w:p w14:paraId="20906CD0" w14:textId="77777777" w:rsidR="00FC16D6" w:rsidRPr="002001CD" w:rsidRDefault="00FC16D6" w:rsidP="002001CD">
      <w:pPr>
        <w:rPr>
          <w:caps/>
          <w:spacing w:val="15"/>
          <w:sz w:val="22"/>
          <w:szCs w:val="22"/>
        </w:rPr>
      </w:pPr>
    </w:p>
    <w:p w14:paraId="6985213A" w14:textId="2623181A" w:rsidR="00FC16D6" w:rsidRDefault="00FC16D6" w:rsidP="00FC16D6">
      <w:pPr>
        <w:pStyle w:val="Heading2"/>
      </w:pPr>
      <w:r>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r>
      <w:r w:rsidRPr="009B329D">
        <w:t xml:space="preserve">A range of </w:t>
      </w:r>
      <w:proofErr w:type="gramStart"/>
      <w:r w:rsidRPr="009B329D">
        <w:t>problem solving</w:t>
      </w:r>
      <w:proofErr w:type="gramEnd"/>
      <w:r w:rsidRPr="009B329D">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bookmarkStart w:id="61" w:name="K9"/>
      <w:r w:rsidRPr="00FC16D6">
        <w:rPr>
          <w:rStyle w:val="SubtleEmphasis"/>
        </w:rPr>
        <w:t>K9</w:t>
      </w:r>
      <w:bookmarkEnd w:id="61"/>
      <w:r>
        <w:tab/>
      </w:r>
      <w:r w:rsidRPr="00914DA6">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r>
      <w:r w:rsidRPr="002001CD">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r>
      <w:r w:rsidRPr="00A824AE">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r>
      <w:r w:rsidRPr="00914DA6">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r>
      <w:r w:rsidRPr="00914DA6">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r>
      <w:r w:rsidRPr="00914DA6">
        <w:t xml:space="preserve">Communicate credibly with technical and non-technical people at all levels, using a range of </w:t>
      </w:r>
      <w:proofErr w:type="gramStart"/>
      <w:r w:rsidRPr="00914DA6">
        <w:t>methods;</w:t>
      </w:r>
      <w:proofErr w:type="gramEnd"/>
      <w:r w:rsidRPr="00914DA6">
        <w:t xml:space="preserve"> e.g. ‘Show and Tell’ and ‘Demonstrations’.</w:t>
      </w:r>
      <w:r>
        <w:tab/>
      </w:r>
      <w:r>
        <w:tab/>
      </w:r>
      <w:r>
        <w:tab/>
      </w:r>
      <w:r>
        <w:tab/>
      </w:r>
    </w:p>
    <w:p w14:paraId="7D6E1EE1" w14:textId="593D30E3" w:rsidR="00FC16D6" w:rsidRDefault="00FC16D6" w:rsidP="00FC16D6">
      <w:pPr>
        <w:ind w:left="720" w:hanging="720"/>
      </w:pPr>
      <w:bookmarkStart w:id="62" w:name="S2"/>
      <w:r w:rsidRPr="00FC16D6">
        <w:rPr>
          <w:rStyle w:val="SubtleEmphasis"/>
        </w:rPr>
        <w:t>S2</w:t>
      </w:r>
      <w:bookmarkEnd w:id="62"/>
      <w:r>
        <w:tab/>
      </w:r>
      <w:r w:rsidRPr="00914DA6">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lastRenderedPageBreak/>
        <w:t>S16</w:t>
      </w:r>
      <w:r>
        <w:tab/>
      </w:r>
      <w:r w:rsidRPr="002001CD">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r>
      <w:r w:rsidRPr="002001CD">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footerReference w:type="even"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7" w:author="Michael Plasom-Scott" w:date="2022-08-08T14:21:00Z" w:initials="MPS">
    <w:p w14:paraId="635FC2E9" w14:textId="77777777" w:rsidR="006707D6" w:rsidRDefault="006707D6" w:rsidP="00996812">
      <w:r>
        <w:rPr>
          <w:rStyle w:val="CommentReference"/>
        </w:rPr>
        <w:annotationRef/>
      </w:r>
      <w:r>
        <w:t>Ticket screenshots added to provide more context and evidence of work requested and completed</w:t>
      </w:r>
    </w:p>
  </w:comment>
  <w:comment w:id="9"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10" w:author="Michael Plasom-Scott" w:date="2022-08-08T14:22:00Z" w:initials="MPS">
    <w:p w14:paraId="55B08857" w14:textId="77777777" w:rsidR="006707D6" w:rsidRDefault="006707D6" w:rsidP="00996812">
      <w:r>
        <w:rPr>
          <w:rStyle w:val="CommentReference"/>
        </w:rPr>
        <w:annotationRef/>
      </w:r>
      <w:r>
        <w:t>Screenshot added as proof of successful pair programming</w:t>
      </w:r>
    </w:p>
  </w:comment>
  <w:comment w:id="11"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12"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3" w:author="Michael Plasom-Scott" w:date="2022-08-08T14:22:00Z" w:initials="MPS">
    <w:p w14:paraId="0C424B50" w14:textId="77777777" w:rsidR="006707D6" w:rsidRDefault="006707D6" w:rsidP="00996812">
      <w:r>
        <w:rPr>
          <w:rStyle w:val="CommentReference"/>
        </w:rPr>
        <w:annotationRef/>
      </w:r>
      <w:r>
        <w:t xml:space="preserve">S8 added to reinforce content from the ‘meeting with Luis’ section </w:t>
      </w:r>
    </w:p>
  </w:comment>
  <w:comment w:id="14" w:author="Michael Plasom-Scott" w:date="2022-08-08T14:23:00Z" w:initials="MPS">
    <w:p w14:paraId="25527EC2" w14:textId="77777777" w:rsidR="006707D6" w:rsidRDefault="006707D6" w:rsidP="00996812">
      <w:r>
        <w:rPr>
          <w:rStyle w:val="CommentReference"/>
        </w:rPr>
        <w:annotationRef/>
      </w:r>
      <w:r>
        <w:t>Expanded on DWP’s values of blameless culture</w:t>
      </w:r>
    </w:p>
  </w:comment>
  <w:comment w:id="15"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7" w:author="Manuel Cubuca" w:date="2022-06-08T11:43:00Z" w:initials="MC">
    <w:p w14:paraId="150BB9B4" w14:textId="5D1B5664" w:rsidR="003674B9" w:rsidRDefault="003674B9">
      <w:pPr>
        <w:pStyle w:val="CommentText"/>
      </w:pPr>
      <w:r>
        <w:rPr>
          <w:rStyle w:val="CommentReference"/>
        </w:rPr>
        <w:annotationRef/>
      </w:r>
      <w:r>
        <w:t>SharePoint</w:t>
      </w:r>
    </w:p>
  </w:comment>
  <w:comment w:id="16" w:author="Michael Plasom-Scott" w:date="2022-08-08T14:23:00Z" w:initials="MPS">
    <w:p w14:paraId="66BF0DAA" w14:textId="77777777" w:rsidR="006707D6" w:rsidRDefault="006707D6" w:rsidP="00996812">
      <w:r>
        <w:rPr>
          <w:rStyle w:val="CommentReference"/>
        </w:rPr>
        <w:annotationRef/>
      </w:r>
      <w:r>
        <w:t>Typo fix</w:t>
      </w:r>
    </w:p>
  </w:comment>
  <w:comment w:id="20" w:author="Michael Plasom-Scott" w:date="2022-09-01T16:05:00Z" w:initials="MPS">
    <w:p w14:paraId="60F46B21" w14:textId="77777777" w:rsidR="00A824AE" w:rsidRDefault="00A824AE" w:rsidP="00996812">
      <w:r>
        <w:rPr>
          <w:rStyle w:val="CommentReference"/>
        </w:rPr>
        <w:annotationRef/>
      </w:r>
      <w:r>
        <w:t>Added K20 - pair/mob programming evidenced in the para</w:t>
      </w:r>
    </w:p>
  </w:comment>
  <w:comment w:id="21" w:author="Michael Plasom-Scott" w:date="2022-05-31T12:47:00Z" w:initials="MPS">
    <w:p w14:paraId="3A08C22A" w14:textId="404F9724" w:rsidR="00DC3A63" w:rsidRDefault="00DC3A63">
      <w:pPr>
        <w:pStyle w:val="CommentText"/>
      </w:pPr>
      <w:r>
        <w:rPr>
          <w:rStyle w:val="CommentReference"/>
        </w:rPr>
        <w:annotationRef/>
      </w:r>
      <w:r>
        <w:t>Correct KSBs now referenced in portfolio</w:t>
      </w:r>
    </w:p>
  </w:comment>
  <w:comment w:id="26"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27" w:author="Michael Plasom-Scott" w:date="2022-08-08T14:24:00Z" w:initials="MPS">
    <w:p w14:paraId="50D326FE" w14:textId="77777777" w:rsidR="006707D6" w:rsidRDefault="006707D6" w:rsidP="00996812">
      <w:r>
        <w:rPr>
          <w:rStyle w:val="CommentReference"/>
        </w:rPr>
        <w:annotationRef/>
      </w:r>
      <w:r>
        <w:t>Added personal contribution to diagram - and explained why it was suggested as an addition</w:t>
      </w:r>
    </w:p>
  </w:comment>
  <w:comment w:id="28"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29" w:author="Michael Plasom-Scott" w:date="2022-08-08T14:28:00Z" w:initials="MPS">
    <w:p w14:paraId="53749D87" w14:textId="77777777" w:rsidR="006707D6" w:rsidRDefault="006707D6" w:rsidP="00996812">
      <w:r>
        <w:rPr>
          <w:rStyle w:val="CommentReference"/>
        </w:rPr>
        <w:annotationRef/>
      </w:r>
      <w:r>
        <w:t>Added photo evidencing whiteboard sketch as supporting evidence</w:t>
      </w:r>
    </w:p>
  </w:comment>
  <w:comment w:id="30"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31" w:author="Michael Plasom-Scott" w:date="2022-08-08T15:58:00Z" w:initials="MPS">
    <w:p w14:paraId="28684495" w14:textId="77777777" w:rsidR="00AA6666" w:rsidRDefault="00AA6666" w:rsidP="00996812">
      <w:r>
        <w:rPr>
          <w:rStyle w:val="CommentReference"/>
        </w:rPr>
        <w:annotationRef/>
      </w:r>
      <w:r>
        <w:t>Expanded on what Dynatrace is, and why it was chosen as an alternative solution</w:t>
      </w:r>
    </w:p>
  </w:comment>
  <w:comment w:id="32"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33" w:author="Michael Plasom-Scott" w:date="2022-09-07T18:24:00Z" w:initials="MPS">
    <w:p w14:paraId="616719DE" w14:textId="77777777" w:rsidR="00042742" w:rsidRDefault="00042742" w:rsidP="00996812">
      <w:r>
        <w:rPr>
          <w:rStyle w:val="CommentReference"/>
        </w:rPr>
        <w:annotationRef/>
      </w:r>
      <w:r>
        <w:t>Added table of pros and cons of DT implementation</w:t>
      </w:r>
    </w:p>
  </w:comment>
  <w:comment w:id="39" w:author="Michael Plasom-Scott" w:date="2022-05-31T12:48:00Z" w:initials="MPS">
    <w:p w14:paraId="28196416" w14:textId="3E2C2E98" w:rsidR="00D63FB7" w:rsidRDefault="00D63FB7">
      <w:pPr>
        <w:pStyle w:val="CommentText"/>
      </w:pPr>
      <w:r>
        <w:rPr>
          <w:rStyle w:val="CommentReference"/>
        </w:rPr>
        <w:annotationRef/>
      </w:r>
      <w:r>
        <w:t>Project 3 added and 2 more KSBs hit</w:t>
      </w:r>
    </w:p>
  </w:comment>
  <w:comment w:id="55" w:author="Michael Plasom-Scott" w:date="2022-09-07T18:25:00Z" w:initials="MPS">
    <w:p w14:paraId="40044BF8" w14:textId="77777777" w:rsidR="00042742" w:rsidRDefault="00042742" w:rsidP="00996812">
      <w:r>
        <w:rPr>
          <w:rStyle w:val="CommentReference"/>
        </w:rPr>
        <w:annotationRef/>
      </w:r>
      <w:r>
        <w:t>Projects 4 and 5 are both new, and tick off 4 more KSBs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0"/>
  <w15:commentEx w15:paraId="635FC2E9" w15:done="0"/>
  <w15:commentEx w15:paraId="23E5014F" w15:done="0"/>
  <w15:commentEx w15:paraId="55B08857" w15:done="0"/>
  <w15:commentEx w15:paraId="43A6FBB3" w15:done="0"/>
  <w15:commentEx w15:paraId="3F864F8A" w15:done="0"/>
  <w15:commentEx w15:paraId="0C424B50" w15:done="0"/>
  <w15:commentEx w15:paraId="25527EC2" w15:done="0"/>
  <w15:commentEx w15:paraId="0C41D6D5" w15:done="0"/>
  <w15:commentEx w15:paraId="150BB9B4" w15:done="0"/>
  <w15:commentEx w15:paraId="66BF0DAA" w15:done="0"/>
  <w15:commentEx w15:paraId="60F46B21" w15:done="0"/>
  <w15:commentEx w15:paraId="3A08C22A" w15:done="0"/>
  <w15:commentEx w15:paraId="55FDACB0" w15:done="0"/>
  <w15:commentEx w15:paraId="50D326FE" w15:done="0"/>
  <w15:commentEx w15:paraId="07499CD3" w15:done="0"/>
  <w15:commentEx w15:paraId="53749D87" w15:done="0"/>
  <w15:commentEx w15:paraId="179B06D6" w15:done="0"/>
  <w15:commentEx w15:paraId="28684495" w15:done="0"/>
  <w15:commentEx w15:paraId="09A87C8C" w15:done="0"/>
  <w15:commentEx w15:paraId="616719DE" w15:done="0"/>
  <w15:commentEx w15:paraId="28196416" w15:done="0"/>
  <w15:commentEx w15:paraId="40044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BB56DA" w16cex:dateUtc="2022-09-01T15:05: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C36064" w16cex:dateUtc="2022-09-07T17:24:00Z"/>
  <w16cex:commentExtensible w16cex:durableId="26408D21" w16cex:dateUtc="2022-05-31T11:48:00Z"/>
  <w16cex:commentExtensible w16cex:durableId="26C36083" w16cex:dateUtc="2022-09-07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60F46B21" w16cid:durableId="26BB56DA"/>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616719DE" w16cid:durableId="26C36064"/>
  <w16cid:commentId w16cid:paraId="28196416" w16cid:durableId="26408D21"/>
  <w16cid:commentId w16cid:paraId="40044BF8" w16cid:durableId="26C3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1AA5E" w14:textId="77777777" w:rsidR="00330B34" w:rsidRDefault="00330B34" w:rsidP="00AA2A19">
      <w:pPr>
        <w:spacing w:before="0" w:after="0" w:line="240" w:lineRule="auto"/>
      </w:pPr>
      <w:r>
        <w:separator/>
      </w:r>
    </w:p>
  </w:endnote>
  <w:endnote w:type="continuationSeparator" w:id="0">
    <w:p w14:paraId="32151A3A" w14:textId="77777777" w:rsidR="00330B34" w:rsidRDefault="00330B34"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301727"/>
      <w:docPartObj>
        <w:docPartGallery w:val="Page Numbers (Bottom of Page)"/>
        <w:docPartUnique/>
      </w:docPartObj>
    </w:sdtPr>
    <w:sdtContent>
      <w:p w14:paraId="5FFB24EE" w14:textId="5180CEBB"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2D113D" w14:textId="77777777" w:rsidR="0035430A" w:rsidRDefault="0035430A" w:rsidP="00354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628464"/>
      <w:docPartObj>
        <w:docPartGallery w:val="Page Numbers (Bottom of Page)"/>
        <w:docPartUnique/>
      </w:docPartObj>
    </w:sdtPr>
    <w:sdtContent>
      <w:p w14:paraId="7B1B5537" w14:textId="16E38935" w:rsidR="0035430A" w:rsidRDefault="0035430A" w:rsidP="009968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0495D" w14:textId="77777777" w:rsidR="0035430A" w:rsidRDefault="0035430A" w:rsidP="003543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05EF7" w14:textId="77777777" w:rsidR="00330B34" w:rsidRDefault="00330B34" w:rsidP="00AA2A19">
      <w:pPr>
        <w:spacing w:before="0" w:after="0" w:line="240" w:lineRule="auto"/>
      </w:pPr>
      <w:r>
        <w:separator/>
      </w:r>
    </w:p>
  </w:footnote>
  <w:footnote w:type="continuationSeparator" w:id="0">
    <w:p w14:paraId="6EFC338A" w14:textId="77777777" w:rsidR="00330B34" w:rsidRDefault="00330B34"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E03A3"/>
    <w:multiLevelType w:val="hybridMultilevel"/>
    <w:tmpl w:val="FEA0EC54"/>
    <w:lvl w:ilvl="0" w:tplc="18F6E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2"/>
  </w:num>
  <w:num w:numId="2" w16cid:durableId="1087120941">
    <w:abstractNumId w:val="3"/>
  </w:num>
  <w:num w:numId="3" w16cid:durableId="574364460">
    <w:abstractNumId w:val="0"/>
  </w:num>
  <w:num w:numId="4" w16cid:durableId="13815882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Michael Plasom-Scott">
    <w15:presenceInfo w15:providerId="AD" w15:userId="S::michael.plasomscott@engineering.digital.dwp.gov.uk::05c744fc-4d2e-4737-9ee7-29a6d670232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2742"/>
    <w:rsid w:val="00045159"/>
    <w:rsid w:val="000A0099"/>
    <w:rsid w:val="000C2C67"/>
    <w:rsid w:val="000D6A8F"/>
    <w:rsid w:val="000E2A36"/>
    <w:rsid w:val="000F1D0B"/>
    <w:rsid w:val="001061AE"/>
    <w:rsid w:val="00112270"/>
    <w:rsid w:val="00133027"/>
    <w:rsid w:val="00136500"/>
    <w:rsid w:val="00136EB5"/>
    <w:rsid w:val="001543C5"/>
    <w:rsid w:val="00161432"/>
    <w:rsid w:val="001963E7"/>
    <w:rsid w:val="001A5CE8"/>
    <w:rsid w:val="001B10E4"/>
    <w:rsid w:val="001B2522"/>
    <w:rsid w:val="001B4677"/>
    <w:rsid w:val="001D1E62"/>
    <w:rsid w:val="001F6CD7"/>
    <w:rsid w:val="002001CD"/>
    <w:rsid w:val="002103B0"/>
    <w:rsid w:val="002171E7"/>
    <w:rsid w:val="00253D1A"/>
    <w:rsid w:val="002711C1"/>
    <w:rsid w:val="0029543F"/>
    <w:rsid w:val="002A4521"/>
    <w:rsid w:val="002C3A91"/>
    <w:rsid w:val="002D2DEB"/>
    <w:rsid w:val="002D7AC2"/>
    <w:rsid w:val="002E0ADC"/>
    <w:rsid w:val="002E0CB1"/>
    <w:rsid w:val="002E32EB"/>
    <w:rsid w:val="002E42C8"/>
    <w:rsid w:val="00307E15"/>
    <w:rsid w:val="00330B34"/>
    <w:rsid w:val="00334963"/>
    <w:rsid w:val="0035430A"/>
    <w:rsid w:val="00366FE7"/>
    <w:rsid w:val="003674B9"/>
    <w:rsid w:val="003707D5"/>
    <w:rsid w:val="00371185"/>
    <w:rsid w:val="0037549D"/>
    <w:rsid w:val="00383E73"/>
    <w:rsid w:val="003D7556"/>
    <w:rsid w:val="003F060A"/>
    <w:rsid w:val="00426A01"/>
    <w:rsid w:val="0043386F"/>
    <w:rsid w:val="00437AA8"/>
    <w:rsid w:val="00442F8D"/>
    <w:rsid w:val="0047354A"/>
    <w:rsid w:val="00481E89"/>
    <w:rsid w:val="004A2A64"/>
    <w:rsid w:val="004A463F"/>
    <w:rsid w:val="004A7EBE"/>
    <w:rsid w:val="004B0D33"/>
    <w:rsid w:val="004E1DFD"/>
    <w:rsid w:val="004F0937"/>
    <w:rsid w:val="004F3D30"/>
    <w:rsid w:val="004F3E24"/>
    <w:rsid w:val="004F797D"/>
    <w:rsid w:val="00506596"/>
    <w:rsid w:val="00511080"/>
    <w:rsid w:val="0052448B"/>
    <w:rsid w:val="0052477F"/>
    <w:rsid w:val="0055069B"/>
    <w:rsid w:val="005A729F"/>
    <w:rsid w:val="005C4C51"/>
    <w:rsid w:val="005C7AE5"/>
    <w:rsid w:val="005D5699"/>
    <w:rsid w:val="005E4E98"/>
    <w:rsid w:val="005E7EC2"/>
    <w:rsid w:val="005F367A"/>
    <w:rsid w:val="00602CAE"/>
    <w:rsid w:val="00612D9D"/>
    <w:rsid w:val="00623678"/>
    <w:rsid w:val="00652486"/>
    <w:rsid w:val="006526F3"/>
    <w:rsid w:val="006625F6"/>
    <w:rsid w:val="00662AB2"/>
    <w:rsid w:val="006707D6"/>
    <w:rsid w:val="00671335"/>
    <w:rsid w:val="00684A79"/>
    <w:rsid w:val="006F0DED"/>
    <w:rsid w:val="006F368E"/>
    <w:rsid w:val="006F509C"/>
    <w:rsid w:val="006F5895"/>
    <w:rsid w:val="00794F53"/>
    <w:rsid w:val="00795D89"/>
    <w:rsid w:val="007D6766"/>
    <w:rsid w:val="007F1DAD"/>
    <w:rsid w:val="00804F8C"/>
    <w:rsid w:val="0082399C"/>
    <w:rsid w:val="00835920"/>
    <w:rsid w:val="008368B2"/>
    <w:rsid w:val="00861617"/>
    <w:rsid w:val="0086462A"/>
    <w:rsid w:val="008703FA"/>
    <w:rsid w:val="0087133D"/>
    <w:rsid w:val="0088677F"/>
    <w:rsid w:val="008A2009"/>
    <w:rsid w:val="008A3B06"/>
    <w:rsid w:val="008E4815"/>
    <w:rsid w:val="008F0E7B"/>
    <w:rsid w:val="008F20CD"/>
    <w:rsid w:val="008F4C84"/>
    <w:rsid w:val="00902A2B"/>
    <w:rsid w:val="009071C3"/>
    <w:rsid w:val="00912166"/>
    <w:rsid w:val="00914DA6"/>
    <w:rsid w:val="009359C2"/>
    <w:rsid w:val="009660F4"/>
    <w:rsid w:val="00971549"/>
    <w:rsid w:val="009903DA"/>
    <w:rsid w:val="00996812"/>
    <w:rsid w:val="00996BB1"/>
    <w:rsid w:val="009B329D"/>
    <w:rsid w:val="009B6460"/>
    <w:rsid w:val="009D14A0"/>
    <w:rsid w:val="00A14815"/>
    <w:rsid w:val="00A24FA8"/>
    <w:rsid w:val="00A4412A"/>
    <w:rsid w:val="00A71BB7"/>
    <w:rsid w:val="00A824AE"/>
    <w:rsid w:val="00A8789E"/>
    <w:rsid w:val="00AA2A19"/>
    <w:rsid w:val="00AA4D34"/>
    <w:rsid w:val="00AA6666"/>
    <w:rsid w:val="00AC27E5"/>
    <w:rsid w:val="00AD6BB3"/>
    <w:rsid w:val="00AF4AE7"/>
    <w:rsid w:val="00B022DE"/>
    <w:rsid w:val="00B235D2"/>
    <w:rsid w:val="00B406F8"/>
    <w:rsid w:val="00B43720"/>
    <w:rsid w:val="00B46558"/>
    <w:rsid w:val="00B64EB9"/>
    <w:rsid w:val="00B94397"/>
    <w:rsid w:val="00BF01C3"/>
    <w:rsid w:val="00BF0727"/>
    <w:rsid w:val="00BF090C"/>
    <w:rsid w:val="00BF659C"/>
    <w:rsid w:val="00C04AB0"/>
    <w:rsid w:val="00C25E95"/>
    <w:rsid w:val="00C45F7F"/>
    <w:rsid w:val="00C61727"/>
    <w:rsid w:val="00C64C23"/>
    <w:rsid w:val="00C7271B"/>
    <w:rsid w:val="00C7306B"/>
    <w:rsid w:val="00C75FA9"/>
    <w:rsid w:val="00C90180"/>
    <w:rsid w:val="00C90E5F"/>
    <w:rsid w:val="00CA3EC8"/>
    <w:rsid w:val="00CA664B"/>
    <w:rsid w:val="00CD2E13"/>
    <w:rsid w:val="00CE145C"/>
    <w:rsid w:val="00CE2861"/>
    <w:rsid w:val="00CE6B07"/>
    <w:rsid w:val="00D02228"/>
    <w:rsid w:val="00D022A0"/>
    <w:rsid w:val="00D63FB7"/>
    <w:rsid w:val="00D71EC7"/>
    <w:rsid w:val="00D725C9"/>
    <w:rsid w:val="00D77A07"/>
    <w:rsid w:val="00D8447E"/>
    <w:rsid w:val="00D84C4B"/>
    <w:rsid w:val="00D87564"/>
    <w:rsid w:val="00D90C59"/>
    <w:rsid w:val="00DB0E8E"/>
    <w:rsid w:val="00DB2611"/>
    <w:rsid w:val="00DC3A63"/>
    <w:rsid w:val="00DD1739"/>
    <w:rsid w:val="00E047E2"/>
    <w:rsid w:val="00E051F8"/>
    <w:rsid w:val="00E10BA5"/>
    <w:rsid w:val="00E124CB"/>
    <w:rsid w:val="00E21990"/>
    <w:rsid w:val="00E432BA"/>
    <w:rsid w:val="00E56875"/>
    <w:rsid w:val="00E713CE"/>
    <w:rsid w:val="00E838E1"/>
    <w:rsid w:val="00E84AD6"/>
    <w:rsid w:val="00E904FD"/>
    <w:rsid w:val="00E95C07"/>
    <w:rsid w:val="00EB0F79"/>
    <w:rsid w:val="00EB7DD4"/>
    <w:rsid w:val="00ED131F"/>
    <w:rsid w:val="00EF7B86"/>
    <w:rsid w:val="00F02ADF"/>
    <w:rsid w:val="00F16E95"/>
    <w:rsid w:val="00F26368"/>
    <w:rsid w:val="00F32E5E"/>
    <w:rsid w:val="00F421C7"/>
    <w:rsid w:val="00F5413F"/>
    <w:rsid w:val="00F712FB"/>
    <w:rsid w:val="00F742A0"/>
    <w:rsid w:val="00F754BF"/>
    <w:rsid w:val="00F76EB7"/>
    <w:rsid w:val="00FA0066"/>
    <w:rsid w:val="00FB1BB7"/>
    <w:rsid w:val="00FC16D6"/>
    <w:rsid w:val="00FD7ABA"/>
    <w:rsid w:val="00FE0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docId w15:val="{8A1FCF38-4816-8448-A3D3-17F9F3ADB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 w:type="table" w:styleId="TableGrid">
    <w:name w:val="Table Grid"/>
    <w:basedOn w:val="TableNormal"/>
    <w:uiPriority w:val="39"/>
    <w:rsid w:val="001061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66FE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35430A"/>
  </w:style>
  <w:style w:type="paragraph" w:styleId="Revision">
    <w:name w:val="Revision"/>
    <w:hidden/>
    <w:uiPriority w:val="99"/>
    <w:semiHidden/>
    <w:rsid w:val="00652486"/>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0199">
      <w:bodyDiv w:val="1"/>
      <w:marLeft w:val="0"/>
      <w:marRight w:val="0"/>
      <w:marTop w:val="0"/>
      <w:marBottom w:val="0"/>
      <w:divBdr>
        <w:top w:val="none" w:sz="0" w:space="0" w:color="auto"/>
        <w:left w:val="none" w:sz="0" w:space="0" w:color="auto"/>
        <w:bottom w:val="none" w:sz="0" w:space="0" w:color="auto"/>
        <w:right w:val="none" w:sz="0" w:space="0" w:color="auto"/>
      </w:divBdr>
    </w:div>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467164226">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948464513">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 w:id="207454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tivegate.nonprod.dwpcloud.uk:9999/e/78c2cf55-f339-477e-bd2f-4d24a3071baf/api/v1/deployment/installer/agent/unix/default/latest?arch=x86&amp;flavor=default" TargetMode="External"/><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B44B-6A61-574D-9D2A-7F988359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5975</Words>
  <Characters>34059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2</cp:revision>
  <dcterms:created xsi:type="dcterms:W3CDTF">2023-01-30T15:31:00Z</dcterms:created>
  <dcterms:modified xsi:type="dcterms:W3CDTF">2023-01-30T15:31:00Z</dcterms:modified>
</cp:coreProperties>
</file>